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7BEC6D" w14:textId="061AD7D2" w:rsidR="00070C80" w:rsidRPr="00070C80" w:rsidRDefault="00070C80" w:rsidP="000772EE">
      <w:pPr>
        <w:spacing w:after="240" w:line="240" w:lineRule="auto"/>
        <w:ind w:firstLine="0"/>
        <w:jc w:val="center"/>
        <w:rPr>
          <w:b/>
        </w:rPr>
      </w:pPr>
      <w:r w:rsidRPr="00070C80">
        <w:rPr>
          <w:b/>
        </w:rPr>
        <w:t>МИНИСТЕРСТВО ОБРАЗОВАНИЯ РЕСПУБЛИКИ БЕЛАРУСЬ</w:t>
      </w:r>
    </w:p>
    <w:p w14:paraId="4429C6A6" w14:textId="4DC1002F" w:rsidR="00070C80" w:rsidRPr="00070C80" w:rsidRDefault="00070C80" w:rsidP="000772EE">
      <w:pPr>
        <w:spacing w:after="240" w:line="240" w:lineRule="auto"/>
        <w:ind w:firstLine="0"/>
        <w:jc w:val="center"/>
        <w:rPr>
          <w:b/>
        </w:rPr>
      </w:pPr>
      <w:r w:rsidRPr="00070C80">
        <w:rPr>
          <w:b/>
        </w:rPr>
        <w:t>БЕЛОРУССКИЙ ГОСУДАРСТВЕННЫЙ УНИВЕРСИТЕТ</w:t>
      </w:r>
    </w:p>
    <w:p w14:paraId="11B698DD" w14:textId="77777777" w:rsidR="00070C80" w:rsidRPr="00070C80" w:rsidRDefault="00070C80" w:rsidP="000772EE">
      <w:pPr>
        <w:spacing w:after="240" w:line="240" w:lineRule="auto"/>
        <w:ind w:firstLine="0"/>
        <w:jc w:val="center"/>
        <w:rPr>
          <w:b/>
        </w:rPr>
      </w:pPr>
      <w:r w:rsidRPr="00070C80">
        <w:rPr>
          <w:b/>
        </w:rPr>
        <w:t>МЕХАНИКО-МАТЕМАТИЧЕСКИЙ ФАКУЛЬТЕТ</w:t>
      </w:r>
    </w:p>
    <w:p w14:paraId="2512FF7F" w14:textId="6A5B1641" w:rsidR="00070C80" w:rsidRPr="00070C80" w:rsidRDefault="00070C80" w:rsidP="000772EE">
      <w:pPr>
        <w:spacing w:after="240" w:line="240" w:lineRule="auto"/>
        <w:ind w:firstLine="0"/>
        <w:jc w:val="center"/>
        <w:rPr>
          <w:b/>
        </w:rPr>
      </w:pPr>
      <w:r w:rsidRPr="00070C80">
        <w:rPr>
          <w:b/>
        </w:rPr>
        <w:t xml:space="preserve">Кафедра </w:t>
      </w:r>
      <w:r w:rsidR="008C4499">
        <w:rPr>
          <w:b/>
        </w:rPr>
        <w:t>веб-технологий и компьютерного моделирования</w:t>
      </w:r>
    </w:p>
    <w:p w14:paraId="64E0813A" w14:textId="77777777" w:rsidR="00070C80" w:rsidRDefault="00070C80" w:rsidP="000772EE">
      <w:pPr>
        <w:spacing w:after="240" w:line="240" w:lineRule="auto"/>
        <w:ind w:firstLine="0"/>
        <w:jc w:val="left"/>
      </w:pPr>
    </w:p>
    <w:p w14:paraId="13CA82F6" w14:textId="702D9580" w:rsidR="006B54DE" w:rsidRDefault="006B54DE" w:rsidP="000772EE">
      <w:pPr>
        <w:spacing w:after="240" w:line="240" w:lineRule="auto"/>
        <w:ind w:firstLine="0"/>
        <w:jc w:val="left"/>
      </w:pPr>
    </w:p>
    <w:p w14:paraId="30EDD68C" w14:textId="7DB8B03B" w:rsidR="00CA7D36" w:rsidRDefault="00CA7D36" w:rsidP="000772EE">
      <w:pPr>
        <w:spacing w:after="240" w:line="240" w:lineRule="auto"/>
        <w:ind w:firstLine="0"/>
        <w:jc w:val="left"/>
      </w:pPr>
    </w:p>
    <w:p w14:paraId="5B0ED8A1" w14:textId="77777777" w:rsidR="006B54DE" w:rsidRPr="00070C80" w:rsidRDefault="006B54DE" w:rsidP="000772EE">
      <w:pPr>
        <w:spacing w:after="240" w:line="240" w:lineRule="auto"/>
        <w:ind w:firstLine="0"/>
        <w:jc w:val="left"/>
      </w:pPr>
    </w:p>
    <w:p w14:paraId="63997A58" w14:textId="77777777" w:rsidR="00070C80" w:rsidRPr="00070C80" w:rsidRDefault="00070C80" w:rsidP="000772EE">
      <w:pPr>
        <w:spacing w:after="240" w:line="240" w:lineRule="auto"/>
        <w:ind w:firstLine="0"/>
        <w:jc w:val="left"/>
      </w:pPr>
    </w:p>
    <w:p w14:paraId="11F7645A" w14:textId="2E9EB959" w:rsidR="00070C80" w:rsidRPr="00AF6852" w:rsidRDefault="00DC2E99" w:rsidP="000772EE">
      <w:pPr>
        <w:spacing w:after="240" w:line="240" w:lineRule="auto"/>
        <w:ind w:firstLine="0"/>
        <w:jc w:val="center"/>
        <w:rPr>
          <w:b/>
        </w:rPr>
      </w:pPr>
      <w:r>
        <w:rPr>
          <w:b/>
        </w:rPr>
        <w:t>СОЗДАНИЕ 2</w:t>
      </w:r>
      <w:r>
        <w:rPr>
          <w:b/>
          <w:lang w:val="en-US"/>
        </w:rPr>
        <w:t>D</w:t>
      </w:r>
      <w:r>
        <w:rPr>
          <w:b/>
        </w:rPr>
        <w:t xml:space="preserve">-ВИДЕОИГРЫ С ПОМОЩЬЮ ИГРОВОГО ДВИЖКА </w:t>
      </w:r>
      <w:r>
        <w:rPr>
          <w:b/>
          <w:lang w:val="en-US"/>
        </w:rPr>
        <w:t>UNITY</w:t>
      </w:r>
    </w:p>
    <w:p w14:paraId="5AD19720" w14:textId="77777777" w:rsidR="00070C80" w:rsidRPr="00070C80" w:rsidRDefault="00070C80" w:rsidP="000772EE">
      <w:pPr>
        <w:spacing w:after="240" w:line="240" w:lineRule="auto"/>
        <w:ind w:firstLine="0"/>
        <w:jc w:val="left"/>
      </w:pPr>
    </w:p>
    <w:p w14:paraId="359F9CF0" w14:textId="77777777" w:rsidR="00FC51D1" w:rsidRDefault="00131D93" w:rsidP="000772EE">
      <w:pPr>
        <w:spacing w:after="240" w:line="240" w:lineRule="auto"/>
        <w:ind w:firstLine="0"/>
        <w:jc w:val="center"/>
      </w:pPr>
      <w:r>
        <w:t>Курсовая</w:t>
      </w:r>
      <w:r w:rsidR="00070C80" w:rsidRPr="00070C80">
        <w:t xml:space="preserve"> работа</w:t>
      </w:r>
    </w:p>
    <w:p w14:paraId="475475C2" w14:textId="699CA6F3" w:rsidR="006B54DE" w:rsidRPr="00FE7DD4" w:rsidRDefault="006B54DE" w:rsidP="000772EE">
      <w:pPr>
        <w:spacing w:after="240" w:line="240" w:lineRule="auto"/>
        <w:ind w:firstLine="0"/>
        <w:jc w:val="left"/>
      </w:pPr>
    </w:p>
    <w:p w14:paraId="39BDB2A3" w14:textId="77777777" w:rsidR="00CA7D36" w:rsidRPr="00FE7DD4" w:rsidRDefault="00CA7D36" w:rsidP="000772EE">
      <w:pPr>
        <w:spacing w:after="240" w:line="240" w:lineRule="auto"/>
        <w:ind w:firstLine="0"/>
        <w:jc w:val="left"/>
      </w:pPr>
    </w:p>
    <w:p w14:paraId="0E3673C3" w14:textId="4FF52417" w:rsidR="00131D93" w:rsidRPr="00FE7DD4" w:rsidRDefault="00131D93" w:rsidP="000772EE">
      <w:pPr>
        <w:spacing w:after="240" w:line="240" w:lineRule="auto"/>
        <w:ind w:firstLine="0"/>
        <w:jc w:val="left"/>
      </w:pPr>
    </w:p>
    <w:p w14:paraId="0A7664B2" w14:textId="3E72AF9B" w:rsidR="00677633" w:rsidRPr="00FE7DD4" w:rsidRDefault="00677633" w:rsidP="000772EE">
      <w:pPr>
        <w:spacing w:after="240" w:line="240" w:lineRule="auto"/>
        <w:ind w:firstLine="0"/>
        <w:jc w:val="left"/>
      </w:pPr>
    </w:p>
    <w:p w14:paraId="50C7AAE5" w14:textId="21150853" w:rsidR="00677633" w:rsidRDefault="00677633" w:rsidP="000772EE">
      <w:pPr>
        <w:spacing w:after="240" w:line="240" w:lineRule="auto"/>
        <w:ind w:firstLine="0"/>
        <w:jc w:val="left"/>
      </w:pPr>
    </w:p>
    <w:p w14:paraId="3EED1046" w14:textId="2AC91670" w:rsidR="00FE7DD4" w:rsidRDefault="00FE7DD4" w:rsidP="000772EE">
      <w:pPr>
        <w:spacing w:after="240" w:line="240" w:lineRule="auto"/>
        <w:ind w:firstLine="0"/>
        <w:jc w:val="left"/>
      </w:pPr>
    </w:p>
    <w:p w14:paraId="7F6E8746" w14:textId="27EA373F" w:rsidR="00FE7DD4" w:rsidRDefault="00FE7DD4" w:rsidP="000772EE">
      <w:pPr>
        <w:spacing w:after="240" w:line="240" w:lineRule="auto"/>
        <w:ind w:firstLine="0"/>
        <w:jc w:val="left"/>
      </w:pPr>
    </w:p>
    <w:p w14:paraId="5F562189" w14:textId="6FA26E4E" w:rsidR="00FE7DD4" w:rsidRDefault="00FE7DD4" w:rsidP="000772EE">
      <w:pPr>
        <w:spacing w:after="240" w:line="240" w:lineRule="auto"/>
        <w:ind w:firstLine="0"/>
        <w:jc w:val="left"/>
      </w:pPr>
    </w:p>
    <w:p w14:paraId="456E900F" w14:textId="77777777" w:rsidR="00FE7DD4" w:rsidRPr="00FE7DD4" w:rsidRDefault="00FE7DD4" w:rsidP="000772EE">
      <w:pPr>
        <w:spacing w:after="240" w:line="240" w:lineRule="auto"/>
        <w:ind w:firstLine="0"/>
        <w:jc w:val="left"/>
      </w:pPr>
    </w:p>
    <w:p w14:paraId="6FECC2AD" w14:textId="77777777" w:rsidR="00677633" w:rsidRPr="00FE7DD4" w:rsidRDefault="00677633" w:rsidP="000772EE">
      <w:pPr>
        <w:spacing w:after="240" w:line="240" w:lineRule="auto"/>
        <w:ind w:firstLine="0"/>
        <w:jc w:val="left"/>
      </w:pPr>
    </w:p>
    <w:p w14:paraId="5A03C2F9" w14:textId="0D0DD19B" w:rsidR="00131D93" w:rsidRDefault="008C4499" w:rsidP="000772EE">
      <w:pPr>
        <w:spacing w:after="240" w:line="240" w:lineRule="auto"/>
        <w:ind w:left="6237" w:firstLine="0"/>
        <w:jc w:val="left"/>
      </w:pPr>
      <w:r>
        <w:t>Логвиненко Антона Викторовича</w:t>
      </w:r>
    </w:p>
    <w:p w14:paraId="78FEAD04" w14:textId="4DB7FE12" w:rsidR="008C4499" w:rsidRDefault="00131D93" w:rsidP="000772EE">
      <w:pPr>
        <w:spacing w:after="240" w:line="240" w:lineRule="auto"/>
        <w:ind w:left="6237" w:firstLine="0"/>
        <w:jc w:val="left"/>
      </w:pPr>
      <w:r>
        <w:t xml:space="preserve">студента 2 курса, специальность </w:t>
      </w:r>
      <w:r w:rsidRPr="00131D93">
        <w:t xml:space="preserve">1-31 03 </w:t>
      </w:r>
      <w:r w:rsidR="0011435D">
        <w:t>0</w:t>
      </w:r>
      <w:r w:rsidR="008C4499">
        <w:t>8-01</w:t>
      </w:r>
      <w:r w:rsidRPr="00131D93">
        <w:t xml:space="preserve"> </w:t>
      </w:r>
      <w:r w:rsidR="008C4499" w:rsidRPr="008C4499">
        <w:t>Математика и информационные технологии.</w:t>
      </w:r>
    </w:p>
    <w:p w14:paraId="240A979F" w14:textId="70F1DFF1" w:rsidR="00131D93" w:rsidRPr="001365BD" w:rsidRDefault="00131D93" w:rsidP="000772EE">
      <w:pPr>
        <w:spacing w:after="240" w:line="240" w:lineRule="auto"/>
        <w:ind w:left="6237" w:firstLine="0"/>
        <w:jc w:val="left"/>
      </w:pPr>
      <w:r>
        <w:t>Научный руководитель:</w:t>
      </w:r>
      <w:r>
        <w:br/>
        <w:t>кандидат</w:t>
      </w:r>
      <w:r w:rsidRPr="00070C80">
        <w:t xml:space="preserve"> </w:t>
      </w:r>
      <w:r>
        <w:t>физ.-мат. наук,</w:t>
      </w:r>
      <w:r>
        <w:br/>
        <w:t xml:space="preserve">доцент </w:t>
      </w:r>
      <w:r w:rsidR="001365BD">
        <w:t>А. И. Кравчук</w:t>
      </w:r>
    </w:p>
    <w:p w14:paraId="433197AC" w14:textId="759AF4FD" w:rsidR="00CA7D36" w:rsidRDefault="00CA7D36" w:rsidP="000772EE">
      <w:pPr>
        <w:spacing w:after="240" w:line="240" w:lineRule="auto"/>
        <w:ind w:firstLine="0"/>
        <w:jc w:val="left"/>
      </w:pPr>
    </w:p>
    <w:p w14:paraId="0F1483F9" w14:textId="211A7816" w:rsidR="00B06CB5" w:rsidRDefault="00B06CB5" w:rsidP="000772EE">
      <w:pPr>
        <w:spacing w:after="240" w:line="240" w:lineRule="auto"/>
        <w:ind w:firstLine="0"/>
        <w:jc w:val="left"/>
      </w:pPr>
    </w:p>
    <w:p w14:paraId="15A95EB5" w14:textId="0FF6CE72" w:rsidR="00B06CB5" w:rsidRDefault="00B06CB5" w:rsidP="000772EE">
      <w:pPr>
        <w:spacing w:after="240" w:line="240" w:lineRule="auto"/>
        <w:ind w:firstLine="0"/>
        <w:jc w:val="left"/>
      </w:pPr>
    </w:p>
    <w:p w14:paraId="10207F88" w14:textId="2CD6200D" w:rsidR="00B06CB5" w:rsidRDefault="00B06CB5" w:rsidP="000772EE">
      <w:pPr>
        <w:spacing w:after="240" w:line="240" w:lineRule="auto"/>
        <w:ind w:firstLine="0"/>
        <w:jc w:val="left"/>
      </w:pPr>
    </w:p>
    <w:p w14:paraId="2D985E67" w14:textId="05CA2ADF" w:rsidR="00B06CB5" w:rsidRDefault="00B06CB5" w:rsidP="000772EE">
      <w:pPr>
        <w:spacing w:after="240" w:line="240" w:lineRule="auto"/>
        <w:ind w:firstLine="0"/>
        <w:jc w:val="left"/>
      </w:pPr>
    </w:p>
    <w:p w14:paraId="65B1DB9B" w14:textId="45BA9DB8" w:rsidR="00B06CB5" w:rsidRPr="00131D93" w:rsidRDefault="00B06CB5" w:rsidP="000772EE">
      <w:pPr>
        <w:spacing w:after="240" w:line="240" w:lineRule="auto"/>
        <w:ind w:firstLine="0"/>
        <w:jc w:val="left"/>
      </w:pPr>
    </w:p>
    <w:p w14:paraId="78031270" w14:textId="77777777" w:rsidR="006B54DE" w:rsidRPr="00070C80" w:rsidRDefault="006B54DE" w:rsidP="000772EE">
      <w:pPr>
        <w:spacing w:after="240" w:line="240" w:lineRule="auto"/>
        <w:ind w:firstLine="0"/>
        <w:jc w:val="left"/>
      </w:pPr>
    </w:p>
    <w:p w14:paraId="28E73B70" w14:textId="2F0BD8EC" w:rsidR="00FC51D1" w:rsidRDefault="00070C80" w:rsidP="000772EE">
      <w:pPr>
        <w:spacing w:after="240" w:line="240" w:lineRule="auto"/>
        <w:ind w:firstLine="0"/>
        <w:jc w:val="center"/>
      </w:pPr>
      <w:r w:rsidRPr="00070C80">
        <w:t>Минск, 20</w:t>
      </w:r>
      <w:r w:rsidR="006F534B">
        <w:rPr>
          <w:lang w:val="en-US"/>
        </w:rPr>
        <w:t>2</w:t>
      </w:r>
      <w:r w:rsidR="004A301E">
        <w:t>3</w:t>
      </w:r>
      <w:r w:rsidR="00FC51D1">
        <w:br w:type="page"/>
      </w:r>
    </w:p>
    <w:p w14:paraId="49E00F21" w14:textId="77777777" w:rsidR="000A7DDB" w:rsidRPr="00476D26" w:rsidRDefault="00FF5E07" w:rsidP="000772EE">
      <w:pPr>
        <w:spacing w:before="240" w:after="720"/>
        <w:jc w:val="center"/>
        <w:rPr>
          <w:b/>
          <w:caps/>
          <w:sz w:val="36"/>
        </w:rPr>
      </w:pPr>
      <w:r w:rsidRPr="00476D26">
        <w:rPr>
          <w:b/>
          <w:caps/>
          <w:sz w:val="36"/>
        </w:rPr>
        <w:lastRenderedPageBreak/>
        <w:t>Оглавление</w:t>
      </w:r>
    </w:p>
    <w:p w14:paraId="122285BF" w14:textId="6384C7D2" w:rsidR="008A5373" w:rsidRDefault="00481B9A" w:rsidP="003F6A3A">
      <w:pPr>
        <w:pStyle w:val="12"/>
        <w:rPr>
          <w:ins w:id="2" w:author="Anton Log" w:date="2023-05-10T17:34:00Z"/>
          <w:rFonts w:asciiTheme="minorHAnsi" w:eastAsiaTheme="minorEastAsia" w:hAnsiTheme="minorHAnsi"/>
          <w:kern w:val="2"/>
          <w:sz w:val="22"/>
          <w:lang w:eastAsia="ru-RU"/>
          <w14:ligatures w14:val="standardContextual"/>
        </w:rPr>
      </w:pPr>
      <w:r>
        <w:fldChar w:fldCharType="begin"/>
      </w:r>
      <w:r>
        <w:instrText xml:space="preserve"> TOC \o "1-3" \h \z \t "Приложение,1,Заголовок приложения,1" </w:instrText>
      </w:r>
      <w:r>
        <w:fldChar w:fldCharType="separate"/>
      </w:r>
      <w:ins w:id="3" w:author="Anton Log" w:date="2023-05-10T17:34:00Z">
        <w:r w:rsidR="008A5373" w:rsidRPr="0028499C">
          <w:rPr>
            <w:rStyle w:val="aff"/>
          </w:rPr>
          <w:fldChar w:fldCharType="begin"/>
        </w:r>
        <w:r w:rsidR="008A5373" w:rsidRPr="0028499C">
          <w:rPr>
            <w:rStyle w:val="aff"/>
          </w:rPr>
          <w:instrText xml:space="preserve"> </w:instrText>
        </w:r>
        <w:r w:rsidR="008A5373">
          <w:instrText>HYPERLINK \l "_Toc134632466"</w:instrText>
        </w:r>
        <w:r w:rsidR="008A5373" w:rsidRPr="0028499C">
          <w:rPr>
            <w:rStyle w:val="aff"/>
          </w:rPr>
          <w:instrText xml:space="preserve"> </w:instrText>
        </w:r>
        <w:r w:rsidR="008A5373" w:rsidRPr="0028499C">
          <w:rPr>
            <w:rStyle w:val="aff"/>
          </w:rPr>
          <w:fldChar w:fldCharType="separate"/>
        </w:r>
        <w:r w:rsidR="008A5373" w:rsidRPr="0028499C">
          <w:rPr>
            <w:rStyle w:val="aff"/>
          </w:rPr>
          <w:t>Введение</w:t>
        </w:r>
        <w:r w:rsidR="008A5373">
          <w:rPr>
            <w:webHidden/>
          </w:rPr>
          <w:tab/>
        </w:r>
        <w:r w:rsidR="008A5373">
          <w:rPr>
            <w:webHidden/>
          </w:rPr>
          <w:fldChar w:fldCharType="begin"/>
        </w:r>
        <w:r w:rsidR="008A5373">
          <w:rPr>
            <w:webHidden/>
          </w:rPr>
          <w:instrText xml:space="preserve"> PAGEREF _Toc134632466 \h </w:instrText>
        </w:r>
      </w:ins>
      <w:r w:rsidR="008A5373">
        <w:rPr>
          <w:webHidden/>
        </w:rPr>
      </w:r>
      <w:r w:rsidR="008A5373">
        <w:rPr>
          <w:webHidden/>
        </w:rPr>
        <w:fldChar w:fldCharType="separate"/>
      </w:r>
      <w:ins w:id="4" w:author="Anton Log" w:date="2023-05-10T17:34:00Z">
        <w:r w:rsidR="008A5373">
          <w:rPr>
            <w:webHidden/>
          </w:rPr>
          <w:t>3</w:t>
        </w:r>
        <w:r w:rsidR="008A5373">
          <w:rPr>
            <w:webHidden/>
          </w:rPr>
          <w:fldChar w:fldCharType="end"/>
        </w:r>
        <w:r w:rsidR="008A5373" w:rsidRPr="0028499C">
          <w:rPr>
            <w:rStyle w:val="aff"/>
          </w:rPr>
          <w:fldChar w:fldCharType="end"/>
        </w:r>
      </w:ins>
    </w:p>
    <w:p w14:paraId="5171AF67" w14:textId="05C01111" w:rsidR="008A5373" w:rsidRDefault="008A5373" w:rsidP="003F6A3A">
      <w:pPr>
        <w:pStyle w:val="12"/>
        <w:rPr>
          <w:ins w:id="5" w:author="Anton Log" w:date="2023-05-10T17:34:00Z"/>
          <w:rFonts w:asciiTheme="minorHAnsi" w:eastAsiaTheme="minorEastAsia" w:hAnsiTheme="minorHAnsi"/>
          <w:kern w:val="2"/>
          <w:sz w:val="22"/>
          <w:lang w:eastAsia="ru-RU"/>
          <w14:ligatures w14:val="standardContextual"/>
        </w:rPr>
      </w:pPr>
      <w:ins w:id="6" w:author="Anton Log" w:date="2023-05-10T17:34:00Z">
        <w:r w:rsidRPr="0028499C">
          <w:rPr>
            <w:rStyle w:val="aff"/>
          </w:rPr>
          <w:fldChar w:fldCharType="begin"/>
        </w:r>
        <w:r w:rsidRPr="0028499C">
          <w:rPr>
            <w:rStyle w:val="aff"/>
          </w:rPr>
          <w:instrText xml:space="preserve"> </w:instrText>
        </w:r>
        <w:r>
          <w:instrText>HYPERLINK \l "_Toc134632467"</w:instrText>
        </w:r>
        <w:r w:rsidRPr="0028499C">
          <w:rPr>
            <w:rStyle w:val="aff"/>
          </w:rPr>
          <w:instrText xml:space="preserve"> </w:instrText>
        </w:r>
        <w:r w:rsidRPr="0028499C">
          <w:rPr>
            <w:rStyle w:val="aff"/>
          </w:rPr>
          <w:fldChar w:fldCharType="separate"/>
        </w:r>
        <w:r w:rsidRPr="0028499C">
          <w:rPr>
            <w:rStyle w:val="aff"/>
          </w:rPr>
          <w:t>Глава 1 Обзор предметной области, Выбор технологий разработки и сравнительный Анализ игр-аналогов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_Toc134632467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7" w:author="Anton Log" w:date="2023-05-10T17:34:00Z">
        <w:r>
          <w:rPr>
            <w:webHidden/>
          </w:rPr>
          <w:t>4</w:t>
        </w:r>
        <w:r>
          <w:rPr>
            <w:webHidden/>
          </w:rPr>
          <w:fldChar w:fldCharType="end"/>
        </w:r>
        <w:r w:rsidRPr="0028499C">
          <w:rPr>
            <w:rStyle w:val="aff"/>
          </w:rPr>
          <w:fldChar w:fldCharType="end"/>
        </w:r>
      </w:ins>
    </w:p>
    <w:p w14:paraId="1162D30B" w14:textId="25251A3A" w:rsidR="008A5373" w:rsidRDefault="008A5373">
      <w:pPr>
        <w:pStyle w:val="24"/>
        <w:rPr>
          <w:ins w:id="8" w:author="Anton Log" w:date="2023-05-10T17:34:00Z"/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ins w:id="9" w:author="Anton Log" w:date="2023-05-10T17:34:00Z">
        <w:r w:rsidRPr="0028499C">
          <w:rPr>
            <w:rStyle w:val="aff"/>
            <w:noProof/>
          </w:rPr>
          <w:fldChar w:fldCharType="begin"/>
        </w:r>
        <w:r w:rsidRPr="0028499C">
          <w:rPr>
            <w:rStyle w:val="aff"/>
            <w:noProof/>
          </w:rPr>
          <w:instrText xml:space="preserve"> </w:instrText>
        </w:r>
        <w:r>
          <w:rPr>
            <w:noProof/>
          </w:rPr>
          <w:instrText>HYPERLINK \l "_Toc134632468"</w:instrText>
        </w:r>
        <w:r w:rsidRPr="0028499C">
          <w:rPr>
            <w:rStyle w:val="aff"/>
            <w:noProof/>
          </w:rPr>
          <w:instrText xml:space="preserve"> </w:instrText>
        </w:r>
        <w:r w:rsidRPr="0028499C">
          <w:rPr>
            <w:rStyle w:val="aff"/>
            <w:noProof/>
          </w:rPr>
          <w:fldChar w:fldCharType="separate"/>
        </w:r>
        <w:r w:rsidRPr="0028499C">
          <w:rPr>
            <w:rStyle w:val="aff"/>
            <w:noProof/>
          </w:rPr>
          <w:t>1.1</w:t>
        </w:r>
        <w:r>
          <w:rPr>
            <w:rFonts w:asciiTheme="minorHAnsi" w:eastAsiaTheme="minorEastAsia" w:hAnsiTheme="minorHAnsi"/>
            <w:noProof/>
            <w:kern w:val="2"/>
            <w:sz w:val="22"/>
            <w:lang w:eastAsia="ru-RU"/>
            <w14:ligatures w14:val="standardContextual"/>
          </w:rPr>
          <w:tab/>
        </w:r>
        <w:r w:rsidRPr="0028499C">
          <w:rPr>
            <w:rStyle w:val="aff"/>
            <w:noProof/>
          </w:rPr>
          <w:t>Предметная область: видеоигровой жанр «платформер» и его поджанр «бесконечный раннер»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_Toc134632468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" w:author="Anton Log" w:date="2023-05-10T17:34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28499C">
          <w:rPr>
            <w:rStyle w:val="aff"/>
            <w:noProof/>
          </w:rPr>
          <w:fldChar w:fldCharType="end"/>
        </w:r>
      </w:ins>
    </w:p>
    <w:p w14:paraId="1747118F" w14:textId="01F68FEF" w:rsidR="008A5373" w:rsidRDefault="008A5373">
      <w:pPr>
        <w:pStyle w:val="24"/>
        <w:rPr>
          <w:ins w:id="11" w:author="Anton Log" w:date="2023-05-10T17:34:00Z"/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ins w:id="12" w:author="Anton Log" w:date="2023-05-10T17:34:00Z">
        <w:r w:rsidRPr="0028499C">
          <w:rPr>
            <w:rStyle w:val="aff"/>
            <w:noProof/>
          </w:rPr>
          <w:fldChar w:fldCharType="begin"/>
        </w:r>
        <w:r w:rsidRPr="0028499C">
          <w:rPr>
            <w:rStyle w:val="aff"/>
            <w:noProof/>
          </w:rPr>
          <w:instrText xml:space="preserve"> </w:instrText>
        </w:r>
        <w:r>
          <w:rPr>
            <w:noProof/>
          </w:rPr>
          <w:instrText>HYPERLINK \l "_Toc134632469"</w:instrText>
        </w:r>
        <w:r w:rsidRPr="0028499C">
          <w:rPr>
            <w:rStyle w:val="aff"/>
            <w:noProof/>
          </w:rPr>
          <w:instrText xml:space="preserve"> </w:instrText>
        </w:r>
        <w:r w:rsidRPr="0028499C">
          <w:rPr>
            <w:rStyle w:val="aff"/>
            <w:noProof/>
          </w:rPr>
          <w:fldChar w:fldCharType="separate"/>
        </w:r>
        <w:r w:rsidRPr="0028499C">
          <w:rPr>
            <w:rStyle w:val="aff"/>
            <w:noProof/>
          </w:rPr>
          <w:t>1.2</w:t>
        </w:r>
        <w:r>
          <w:rPr>
            <w:rFonts w:asciiTheme="minorHAnsi" w:eastAsiaTheme="minorEastAsia" w:hAnsiTheme="minorHAnsi"/>
            <w:noProof/>
            <w:kern w:val="2"/>
            <w:sz w:val="22"/>
            <w:lang w:eastAsia="ru-RU"/>
            <w14:ligatures w14:val="standardContextual"/>
          </w:rPr>
          <w:tab/>
        </w:r>
        <w:r w:rsidRPr="0028499C">
          <w:rPr>
            <w:rStyle w:val="aff"/>
            <w:noProof/>
          </w:rPr>
          <w:t>Сравнительный анализ игр-аналогов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_Toc134632469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" w:author="Anton Log" w:date="2023-05-10T17:34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28499C">
          <w:rPr>
            <w:rStyle w:val="aff"/>
            <w:noProof/>
          </w:rPr>
          <w:fldChar w:fldCharType="end"/>
        </w:r>
      </w:ins>
    </w:p>
    <w:p w14:paraId="1C795625" w14:textId="7A5D7AEA" w:rsidR="008A5373" w:rsidRDefault="008A5373">
      <w:pPr>
        <w:pStyle w:val="24"/>
        <w:rPr>
          <w:ins w:id="14" w:author="Anton Log" w:date="2023-05-10T17:34:00Z"/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ins w:id="15" w:author="Anton Log" w:date="2023-05-10T17:34:00Z">
        <w:r w:rsidRPr="0028499C">
          <w:rPr>
            <w:rStyle w:val="aff"/>
            <w:noProof/>
          </w:rPr>
          <w:fldChar w:fldCharType="begin"/>
        </w:r>
        <w:r w:rsidRPr="0028499C">
          <w:rPr>
            <w:rStyle w:val="aff"/>
            <w:noProof/>
          </w:rPr>
          <w:instrText xml:space="preserve"> </w:instrText>
        </w:r>
        <w:r>
          <w:rPr>
            <w:noProof/>
          </w:rPr>
          <w:instrText>HYPERLINK \l "_Toc134632470"</w:instrText>
        </w:r>
        <w:r w:rsidRPr="0028499C">
          <w:rPr>
            <w:rStyle w:val="aff"/>
            <w:noProof/>
          </w:rPr>
          <w:instrText xml:space="preserve"> </w:instrText>
        </w:r>
        <w:r w:rsidRPr="0028499C">
          <w:rPr>
            <w:rStyle w:val="aff"/>
            <w:noProof/>
          </w:rPr>
          <w:fldChar w:fldCharType="separate"/>
        </w:r>
        <w:r w:rsidRPr="0028499C">
          <w:rPr>
            <w:rStyle w:val="aff"/>
            <w:noProof/>
          </w:rPr>
          <w:t>1.3</w:t>
        </w:r>
        <w:r>
          <w:rPr>
            <w:rFonts w:asciiTheme="minorHAnsi" w:eastAsiaTheme="minorEastAsia" w:hAnsiTheme="minorHAnsi"/>
            <w:noProof/>
            <w:kern w:val="2"/>
            <w:sz w:val="22"/>
            <w:lang w:eastAsia="ru-RU"/>
            <w14:ligatures w14:val="standardContextual"/>
          </w:rPr>
          <w:tab/>
        </w:r>
        <w:r w:rsidRPr="0028499C">
          <w:rPr>
            <w:rStyle w:val="aff"/>
            <w:noProof/>
          </w:rPr>
          <w:t>Выбор платформы для разработки 2</w:t>
        </w:r>
        <w:r w:rsidRPr="0028499C">
          <w:rPr>
            <w:rStyle w:val="aff"/>
            <w:noProof/>
            <w:lang w:val="en-US"/>
          </w:rPr>
          <w:t>D</w:t>
        </w:r>
        <w:r w:rsidRPr="0028499C">
          <w:rPr>
            <w:rStyle w:val="aff"/>
            <w:noProof/>
          </w:rPr>
          <w:t>-игры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_Toc134632470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" w:author="Anton Log" w:date="2023-05-10T17:34:00Z"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  <w:r w:rsidRPr="0028499C">
          <w:rPr>
            <w:rStyle w:val="aff"/>
            <w:noProof/>
          </w:rPr>
          <w:fldChar w:fldCharType="end"/>
        </w:r>
      </w:ins>
    </w:p>
    <w:p w14:paraId="75EA8FF2" w14:textId="3729452F" w:rsidR="008A5373" w:rsidRDefault="008A5373">
      <w:pPr>
        <w:pStyle w:val="24"/>
        <w:rPr>
          <w:ins w:id="17" w:author="Anton Log" w:date="2023-05-10T17:34:00Z"/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ins w:id="18" w:author="Anton Log" w:date="2023-05-10T17:34:00Z">
        <w:r w:rsidRPr="0028499C">
          <w:rPr>
            <w:rStyle w:val="aff"/>
            <w:noProof/>
          </w:rPr>
          <w:fldChar w:fldCharType="begin"/>
        </w:r>
        <w:r w:rsidRPr="0028499C">
          <w:rPr>
            <w:rStyle w:val="aff"/>
            <w:noProof/>
          </w:rPr>
          <w:instrText xml:space="preserve"> </w:instrText>
        </w:r>
        <w:r>
          <w:rPr>
            <w:noProof/>
          </w:rPr>
          <w:instrText>HYPERLINK \l "_Toc134632471"</w:instrText>
        </w:r>
        <w:r w:rsidRPr="0028499C">
          <w:rPr>
            <w:rStyle w:val="aff"/>
            <w:noProof/>
          </w:rPr>
          <w:instrText xml:space="preserve"> </w:instrText>
        </w:r>
        <w:r w:rsidRPr="0028499C">
          <w:rPr>
            <w:rStyle w:val="aff"/>
            <w:noProof/>
          </w:rPr>
          <w:fldChar w:fldCharType="separate"/>
        </w:r>
        <w:r w:rsidRPr="0028499C">
          <w:rPr>
            <w:rStyle w:val="aff"/>
            <w:noProof/>
          </w:rPr>
          <w:t>1.4</w:t>
        </w:r>
        <w:r>
          <w:rPr>
            <w:rFonts w:asciiTheme="minorHAnsi" w:eastAsiaTheme="minorEastAsia" w:hAnsiTheme="minorHAnsi"/>
            <w:noProof/>
            <w:kern w:val="2"/>
            <w:sz w:val="22"/>
            <w:lang w:eastAsia="ru-RU"/>
            <w14:ligatures w14:val="standardContextual"/>
          </w:rPr>
          <w:tab/>
        </w:r>
        <w:r w:rsidRPr="0028499C">
          <w:rPr>
            <w:rStyle w:val="aff"/>
            <w:noProof/>
          </w:rPr>
          <w:t xml:space="preserve">Обзор платформы для создания видеоигр </w:t>
        </w:r>
        <w:r w:rsidRPr="0028499C">
          <w:rPr>
            <w:rStyle w:val="aff"/>
            <w:noProof/>
            <w:lang w:val="en-US"/>
          </w:rPr>
          <w:t>Unity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_Toc134632471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" w:author="Anton Log" w:date="2023-05-10T17:34:00Z"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  <w:r w:rsidRPr="0028499C">
          <w:rPr>
            <w:rStyle w:val="aff"/>
            <w:noProof/>
          </w:rPr>
          <w:fldChar w:fldCharType="end"/>
        </w:r>
      </w:ins>
    </w:p>
    <w:p w14:paraId="42A13432" w14:textId="5FA02F3D" w:rsidR="008A5373" w:rsidRDefault="008A5373">
      <w:pPr>
        <w:pStyle w:val="31"/>
        <w:tabs>
          <w:tab w:val="left" w:pos="2240"/>
          <w:tab w:val="right" w:leader="dot" w:pos="9962"/>
        </w:tabs>
        <w:rPr>
          <w:ins w:id="20" w:author="Anton Log" w:date="2023-05-10T17:34:00Z"/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ins w:id="21" w:author="Anton Log" w:date="2023-05-10T17:34:00Z">
        <w:r w:rsidRPr="0028499C">
          <w:rPr>
            <w:rStyle w:val="aff"/>
            <w:noProof/>
          </w:rPr>
          <w:fldChar w:fldCharType="begin"/>
        </w:r>
        <w:r w:rsidRPr="0028499C">
          <w:rPr>
            <w:rStyle w:val="aff"/>
            <w:noProof/>
          </w:rPr>
          <w:instrText xml:space="preserve"> </w:instrText>
        </w:r>
        <w:r>
          <w:rPr>
            <w:noProof/>
          </w:rPr>
          <w:instrText>HYPERLINK \l "_Toc134632472"</w:instrText>
        </w:r>
        <w:r w:rsidRPr="0028499C">
          <w:rPr>
            <w:rStyle w:val="aff"/>
            <w:noProof/>
          </w:rPr>
          <w:instrText xml:space="preserve"> </w:instrText>
        </w:r>
        <w:r w:rsidRPr="0028499C">
          <w:rPr>
            <w:rStyle w:val="aff"/>
            <w:noProof/>
          </w:rPr>
          <w:fldChar w:fldCharType="separate"/>
        </w:r>
        <w:r w:rsidRPr="0028499C">
          <w:rPr>
            <w:rStyle w:val="aff"/>
            <w:noProof/>
          </w:rPr>
          <w:t>1.4.1</w:t>
        </w:r>
        <w:r>
          <w:rPr>
            <w:rFonts w:asciiTheme="minorHAnsi" w:eastAsiaTheme="minorEastAsia" w:hAnsiTheme="minorHAnsi"/>
            <w:noProof/>
            <w:kern w:val="2"/>
            <w:sz w:val="22"/>
            <w:lang w:eastAsia="ru-RU"/>
            <w14:ligatures w14:val="standardContextual"/>
          </w:rPr>
          <w:tab/>
        </w:r>
        <w:r w:rsidRPr="0028499C">
          <w:rPr>
            <w:rStyle w:val="aff"/>
            <w:noProof/>
          </w:rPr>
          <w:t>Интерфейс редактора Unity Editor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_Toc134632472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2" w:author="Anton Log" w:date="2023-05-10T17:34:00Z"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  <w:r w:rsidRPr="0028499C">
          <w:rPr>
            <w:rStyle w:val="aff"/>
            <w:noProof/>
          </w:rPr>
          <w:fldChar w:fldCharType="end"/>
        </w:r>
      </w:ins>
    </w:p>
    <w:p w14:paraId="3D5C309D" w14:textId="12088B0B" w:rsidR="008A5373" w:rsidRDefault="008A5373">
      <w:pPr>
        <w:pStyle w:val="31"/>
        <w:tabs>
          <w:tab w:val="left" w:pos="2240"/>
          <w:tab w:val="right" w:leader="dot" w:pos="9962"/>
        </w:tabs>
        <w:rPr>
          <w:ins w:id="23" w:author="Anton Log" w:date="2023-05-10T17:34:00Z"/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ins w:id="24" w:author="Anton Log" w:date="2023-05-10T17:34:00Z">
        <w:r w:rsidRPr="0028499C">
          <w:rPr>
            <w:rStyle w:val="aff"/>
            <w:noProof/>
          </w:rPr>
          <w:fldChar w:fldCharType="begin"/>
        </w:r>
        <w:r w:rsidRPr="0028499C">
          <w:rPr>
            <w:rStyle w:val="aff"/>
            <w:noProof/>
          </w:rPr>
          <w:instrText xml:space="preserve"> </w:instrText>
        </w:r>
        <w:r>
          <w:rPr>
            <w:noProof/>
          </w:rPr>
          <w:instrText>HYPERLINK \l "_Toc134632474"</w:instrText>
        </w:r>
        <w:r w:rsidRPr="0028499C">
          <w:rPr>
            <w:rStyle w:val="aff"/>
            <w:noProof/>
          </w:rPr>
          <w:instrText xml:space="preserve"> </w:instrText>
        </w:r>
        <w:r w:rsidRPr="0028499C">
          <w:rPr>
            <w:rStyle w:val="aff"/>
            <w:noProof/>
          </w:rPr>
          <w:fldChar w:fldCharType="separate"/>
        </w:r>
        <w:r w:rsidRPr="0028499C">
          <w:rPr>
            <w:rStyle w:val="aff"/>
            <w:noProof/>
          </w:rPr>
          <w:t>1.4.2</w:t>
        </w:r>
        <w:r>
          <w:rPr>
            <w:rFonts w:asciiTheme="minorHAnsi" w:eastAsiaTheme="minorEastAsia" w:hAnsiTheme="minorHAnsi"/>
            <w:noProof/>
            <w:kern w:val="2"/>
            <w:sz w:val="22"/>
            <w:lang w:eastAsia="ru-RU"/>
            <w14:ligatures w14:val="standardContextual"/>
          </w:rPr>
          <w:tab/>
        </w:r>
        <w:r w:rsidRPr="0028499C">
          <w:rPr>
            <w:rStyle w:val="aff"/>
            <w:noProof/>
          </w:rPr>
          <w:t>Базовые компоненты объектов и сценарии. Торговая площадка Unity Asset Store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_Toc134632474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5" w:author="Anton Log" w:date="2023-05-10T17:34:00Z"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  <w:r w:rsidRPr="0028499C">
          <w:rPr>
            <w:rStyle w:val="aff"/>
            <w:noProof/>
          </w:rPr>
          <w:fldChar w:fldCharType="end"/>
        </w:r>
      </w:ins>
    </w:p>
    <w:p w14:paraId="14C1D7B2" w14:textId="63BA65B2" w:rsidR="008A5373" w:rsidRDefault="008A5373">
      <w:pPr>
        <w:pStyle w:val="31"/>
        <w:tabs>
          <w:tab w:val="left" w:pos="2240"/>
          <w:tab w:val="right" w:leader="dot" w:pos="9962"/>
        </w:tabs>
        <w:rPr>
          <w:ins w:id="26" w:author="Anton Log" w:date="2023-05-10T17:34:00Z"/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ins w:id="27" w:author="Anton Log" w:date="2023-05-10T17:34:00Z">
        <w:r w:rsidRPr="0028499C">
          <w:rPr>
            <w:rStyle w:val="aff"/>
            <w:noProof/>
          </w:rPr>
          <w:fldChar w:fldCharType="begin"/>
        </w:r>
        <w:r w:rsidRPr="0028499C">
          <w:rPr>
            <w:rStyle w:val="aff"/>
            <w:noProof/>
          </w:rPr>
          <w:instrText xml:space="preserve"> </w:instrText>
        </w:r>
        <w:r>
          <w:rPr>
            <w:noProof/>
          </w:rPr>
          <w:instrText>HYPERLINK \l "_Toc134632475"</w:instrText>
        </w:r>
        <w:r w:rsidRPr="0028499C">
          <w:rPr>
            <w:rStyle w:val="aff"/>
            <w:noProof/>
          </w:rPr>
          <w:instrText xml:space="preserve"> </w:instrText>
        </w:r>
        <w:r w:rsidRPr="0028499C">
          <w:rPr>
            <w:rStyle w:val="aff"/>
            <w:noProof/>
          </w:rPr>
          <w:fldChar w:fldCharType="separate"/>
        </w:r>
        <w:r w:rsidRPr="0028499C">
          <w:rPr>
            <w:rStyle w:val="aff"/>
            <w:noProof/>
          </w:rPr>
          <w:t>1.4.3</w:t>
        </w:r>
        <w:r>
          <w:rPr>
            <w:rFonts w:asciiTheme="minorHAnsi" w:eastAsiaTheme="minorEastAsia" w:hAnsiTheme="minorHAnsi"/>
            <w:noProof/>
            <w:kern w:val="2"/>
            <w:sz w:val="22"/>
            <w:lang w:eastAsia="ru-RU"/>
            <w14:ligatures w14:val="standardContextual"/>
          </w:rPr>
          <w:tab/>
        </w:r>
        <w:r w:rsidRPr="0028499C">
          <w:rPr>
            <w:rStyle w:val="aff"/>
            <w:noProof/>
          </w:rPr>
          <w:t>Анимации и контроллеры анимаций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_Toc134632475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8" w:author="Anton Log" w:date="2023-05-10T17:34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28499C">
          <w:rPr>
            <w:rStyle w:val="aff"/>
            <w:noProof/>
          </w:rPr>
          <w:fldChar w:fldCharType="end"/>
        </w:r>
      </w:ins>
    </w:p>
    <w:p w14:paraId="6B7C8747" w14:textId="7B303049" w:rsidR="008A5373" w:rsidRDefault="008A5373" w:rsidP="003F6A3A">
      <w:pPr>
        <w:pStyle w:val="12"/>
        <w:rPr>
          <w:ins w:id="29" w:author="Anton Log" w:date="2023-05-10T17:34:00Z"/>
          <w:rFonts w:asciiTheme="minorHAnsi" w:eastAsiaTheme="minorEastAsia" w:hAnsiTheme="minorHAnsi"/>
          <w:kern w:val="2"/>
          <w:sz w:val="22"/>
          <w:lang w:eastAsia="ru-RU"/>
          <w14:ligatures w14:val="standardContextual"/>
        </w:rPr>
      </w:pPr>
      <w:ins w:id="30" w:author="Anton Log" w:date="2023-05-10T17:34:00Z">
        <w:r w:rsidRPr="0028499C">
          <w:rPr>
            <w:rStyle w:val="aff"/>
          </w:rPr>
          <w:fldChar w:fldCharType="begin"/>
        </w:r>
        <w:r w:rsidRPr="0028499C">
          <w:rPr>
            <w:rStyle w:val="aff"/>
          </w:rPr>
          <w:instrText xml:space="preserve"> </w:instrText>
        </w:r>
        <w:r>
          <w:instrText>HYPERLINK \l "_Toc134632476"</w:instrText>
        </w:r>
        <w:r w:rsidRPr="0028499C">
          <w:rPr>
            <w:rStyle w:val="aff"/>
          </w:rPr>
          <w:instrText xml:space="preserve"> </w:instrText>
        </w:r>
        <w:r w:rsidRPr="0028499C">
          <w:rPr>
            <w:rStyle w:val="aff"/>
          </w:rPr>
          <w:fldChar w:fldCharType="separate"/>
        </w:r>
        <w:r w:rsidRPr="0028499C">
          <w:rPr>
            <w:rStyle w:val="aff"/>
          </w:rPr>
          <w:t>Глава 2 Проектирование и программная реализация видеоигры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_Toc134632476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31" w:author="Anton Log" w:date="2023-05-10T17:34:00Z">
        <w:r>
          <w:rPr>
            <w:webHidden/>
          </w:rPr>
          <w:t>15</w:t>
        </w:r>
        <w:r>
          <w:rPr>
            <w:webHidden/>
          </w:rPr>
          <w:fldChar w:fldCharType="end"/>
        </w:r>
        <w:r w:rsidRPr="0028499C">
          <w:rPr>
            <w:rStyle w:val="aff"/>
          </w:rPr>
          <w:fldChar w:fldCharType="end"/>
        </w:r>
      </w:ins>
    </w:p>
    <w:p w14:paraId="235E90CD" w14:textId="7F760A20" w:rsidR="008A5373" w:rsidRDefault="008A5373">
      <w:pPr>
        <w:pStyle w:val="24"/>
        <w:rPr>
          <w:ins w:id="32" w:author="Anton Log" w:date="2023-05-10T17:34:00Z"/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ins w:id="33" w:author="Anton Log" w:date="2023-05-10T17:34:00Z">
        <w:r w:rsidRPr="0028499C">
          <w:rPr>
            <w:rStyle w:val="aff"/>
            <w:noProof/>
          </w:rPr>
          <w:fldChar w:fldCharType="begin"/>
        </w:r>
        <w:r w:rsidRPr="0028499C">
          <w:rPr>
            <w:rStyle w:val="aff"/>
            <w:noProof/>
          </w:rPr>
          <w:instrText xml:space="preserve"> </w:instrText>
        </w:r>
        <w:r>
          <w:rPr>
            <w:noProof/>
          </w:rPr>
          <w:instrText>HYPERLINK \l "_Toc134632477"</w:instrText>
        </w:r>
        <w:r w:rsidRPr="0028499C">
          <w:rPr>
            <w:rStyle w:val="aff"/>
            <w:noProof/>
          </w:rPr>
          <w:instrText xml:space="preserve"> </w:instrText>
        </w:r>
        <w:r w:rsidRPr="0028499C">
          <w:rPr>
            <w:rStyle w:val="aff"/>
            <w:noProof/>
          </w:rPr>
          <w:fldChar w:fldCharType="separate"/>
        </w:r>
        <w:r w:rsidRPr="0028499C">
          <w:rPr>
            <w:rStyle w:val="aff"/>
            <w:noProof/>
          </w:rPr>
          <w:t>2.1</w:t>
        </w:r>
        <w:r>
          <w:rPr>
            <w:rFonts w:asciiTheme="minorHAnsi" w:eastAsiaTheme="minorEastAsia" w:hAnsiTheme="minorHAnsi"/>
            <w:noProof/>
            <w:kern w:val="2"/>
            <w:sz w:val="22"/>
            <w:lang w:eastAsia="ru-RU"/>
            <w14:ligatures w14:val="standardContextual"/>
          </w:rPr>
          <w:tab/>
        </w:r>
        <w:r w:rsidRPr="0028499C">
          <w:rPr>
            <w:rStyle w:val="aff"/>
            <w:noProof/>
          </w:rPr>
          <w:t>Концепция игры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_Toc134632477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4" w:author="Anton Log" w:date="2023-05-10T17:34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28499C">
          <w:rPr>
            <w:rStyle w:val="aff"/>
            <w:noProof/>
          </w:rPr>
          <w:fldChar w:fldCharType="end"/>
        </w:r>
      </w:ins>
    </w:p>
    <w:p w14:paraId="7DE5D26C" w14:textId="335856AC" w:rsidR="008A5373" w:rsidRDefault="008A5373">
      <w:pPr>
        <w:pStyle w:val="24"/>
        <w:rPr>
          <w:ins w:id="35" w:author="Anton Log" w:date="2023-05-10T17:34:00Z"/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ins w:id="36" w:author="Anton Log" w:date="2023-05-10T17:34:00Z">
        <w:r w:rsidRPr="0028499C">
          <w:rPr>
            <w:rStyle w:val="aff"/>
            <w:noProof/>
          </w:rPr>
          <w:fldChar w:fldCharType="begin"/>
        </w:r>
        <w:r w:rsidRPr="0028499C">
          <w:rPr>
            <w:rStyle w:val="aff"/>
            <w:noProof/>
          </w:rPr>
          <w:instrText xml:space="preserve"> </w:instrText>
        </w:r>
        <w:r>
          <w:rPr>
            <w:noProof/>
          </w:rPr>
          <w:instrText>HYPERLINK \l "_Toc134632478"</w:instrText>
        </w:r>
        <w:r w:rsidRPr="0028499C">
          <w:rPr>
            <w:rStyle w:val="aff"/>
            <w:noProof/>
          </w:rPr>
          <w:instrText xml:space="preserve"> </w:instrText>
        </w:r>
        <w:r w:rsidRPr="0028499C">
          <w:rPr>
            <w:rStyle w:val="aff"/>
            <w:noProof/>
          </w:rPr>
          <w:fldChar w:fldCharType="separate"/>
        </w:r>
        <w:r w:rsidRPr="0028499C">
          <w:rPr>
            <w:rStyle w:val="aff"/>
            <w:noProof/>
          </w:rPr>
          <w:t>2.2</w:t>
        </w:r>
        <w:r>
          <w:rPr>
            <w:rFonts w:asciiTheme="minorHAnsi" w:eastAsiaTheme="minorEastAsia" w:hAnsiTheme="minorHAnsi"/>
            <w:noProof/>
            <w:kern w:val="2"/>
            <w:sz w:val="22"/>
            <w:lang w:eastAsia="ru-RU"/>
            <w14:ligatures w14:val="standardContextual"/>
          </w:rPr>
          <w:tab/>
        </w:r>
        <w:r w:rsidRPr="0028499C">
          <w:rPr>
            <w:rStyle w:val="aff"/>
            <w:noProof/>
          </w:rPr>
          <w:t>Программная реализация действий игрового персонажа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_Toc134632478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7" w:author="Anton Log" w:date="2023-05-10T17:34:00Z"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  <w:r w:rsidRPr="0028499C">
          <w:rPr>
            <w:rStyle w:val="aff"/>
            <w:noProof/>
          </w:rPr>
          <w:fldChar w:fldCharType="end"/>
        </w:r>
      </w:ins>
    </w:p>
    <w:p w14:paraId="74C68426" w14:textId="376A952B" w:rsidR="008A5373" w:rsidRDefault="008A5373">
      <w:pPr>
        <w:pStyle w:val="24"/>
        <w:rPr>
          <w:ins w:id="38" w:author="Anton Log" w:date="2023-05-10T17:34:00Z"/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ins w:id="39" w:author="Anton Log" w:date="2023-05-10T17:34:00Z">
        <w:r w:rsidRPr="0028499C">
          <w:rPr>
            <w:rStyle w:val="aff"/>
            <w:noProof/>
          </w:rPr>
          <w:fldChar w:fldCharType="begin"/>
        </w:r>
        <w:r w:rsidRPr="0028499C">
          <w:rPr>
            <w:rStyle w:val="aff"/>
            <w:noProof/>
          </w:rPr>
          <w:instrText xml:space="preserve"> </w:instrText>
        </w:r>
        <w:r>
          <w:rPr>
            <w:noProof/>
          </w:rPr>
          <w:instrText>HYPERLINK \l "_Toc134632479"</w:instrText>
        </w:r>
        <w:r w:rsidRPr="0028499C">
          <w:rPr>
            <w:rStyle w:val="aff"/>
            <w:noProof/>
          </w:rPr>
          <w:instrText xml:space="preserve"> </w:instrText>
        </w:r>
        <w:r w:rsidRPr="0028499C">
          <w:rPr>
            <w:rStyle w:val="aff"/>
            <w:noProof/>
          </w:rPr>
          <w:fldChar w:fldCharType="separate"/>
        </w:r>
        <w:r w:rsidRPr="0028499C">
          <w:rPr>
            <w:rStyle w:val="aff"/>
            <w:noProof/>
          </w:rPr>
          <w:t>2.3</w:t>
        </w:r>
        <w:r>
          <w:rPr>
            <w:rFonts w:asciiTheme="minorHAnsi" w:eastAsiaTheme="minorEastAsia" w:hAnsiTheme="minorHAnsi"/>
            <w:noProof/>
            <w:kern w:val="2"/>
            <w:sz w:val="22"/>
            <w:lang w:eastAsia="ru-RU"/>
            <w14:ligatures w14:val="standardContextual"/>
          </w:rPr>
          <w:tab/>
        </w:r>
        <w:r w:rsidRPr="0028499C">
          <w:rPr>
            <w:rStyle w:val="aff"/>
            <w:noProof/>
          </w:rPr>
          <w:t>Создание игрового уровня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_Toc134632479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0" w:author="Anton Log" w:date="2023-05-10T17:34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28499C">
          <w:rPr>
            <w:rStyle w:val="aff"/>
            <w:noProof/>
          </w:rPr>
          <w:fldChar w:fldCharType="end"/>
        </w:r>
      </w:ins>
    </w:p>
    <w:p w14:paraId="7EC89D03" w14:textId="162BD12F" w:rsidR="008A5373" w:rsidRDefault="008A5373">
      <w:pPr>
        <w:pStyle w:val="24"/>
        <w:rPr>
          <w:ins w:id="41" w:author="Anton Log" w:date="2023-05-10T17:34:00Z"/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ins w:id="42" w:author="Anton Log" w:date="2023-05-10T17:34:00Z">
        <w:r w:rsidRPr="0028499C">
          <w:rPr>
            <w:rStyle w:val="aff"/>
            <w:noProof/>
          </w:rPr>
          <w:fldChar w:fldCharType="begin"/>
        </w:r>
        <w:r w:rsidRPr="0028499C">
          <w:rPr>
            <w:rStyle w:val="aff"/>
            <w:noProof/>
          </w:rPr>
          <w:instrText xml:space="preserve"> </w:instrText>
        </w:r>
        <w:r>
          <w:rPr>
            <w:noProof/>
          </w:rPr>
          <w:instrText>HYPERLINK \l "_Toc134632480"</w:instrText>
        </w:r>
        <w:r w:rsidRPr="0028499C">
          <w:rPr>
            <w:rStyle w:val="aff"/>
            <w:noProof/>
          </w:rPr>
          <w:instrText xml:space="preserve"> </w:instrText>
        </w:r>
        <w:r w:rsidRPr="0028499C">
          <w:rPr>
            <w:rStyle w:val="aff"/>
            <w:noProof/>
          </w:rPr>
          <w:fldChar w:fldCharType="separate"/>
        </w:r>
        <w:r w:rsidRPr="0028499C">
          <w:rPr>
            <w:rStyle w:val="aff"/>
            <w:noProof/>
          </w:rPr>
          <w:t>2.4</w:t>
        </w:r>
        <w:r>
          <w:rPr>
            <w:rFonts w:asciiTheme="minorHAnsi" w:eastAsiaTheme="minorEastAsia" w:hAnsiTheme="minorHAnsi"/>
            <w:noProof/>
            <w:kern w:val="2"/>
            <w:sz w:val="22"/>
            <w:lang w:eastAsia="ru-RU"/>
            <w14:ligatures w14:val="standardContextual"/>
          </w:rPr>
          <w:tab/>
        </w:r>
        <w:r w:rsidRPr="0028499C">
          <w:rPr>
            <w:rStyle w:val="aff"/>
            <w:noProof/>
          </w:rPr>
          <w:t>Система здоровья и неуязвимости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_Toc134632480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3" w:author="Anton Log" w:date="2023-05-10T17:34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28499C">
          <w:rPr>
            <w:rStyle w:val="aff"/>
            <w:noProof/>
          </w:rPr>
          <w:fldChar w:fldCharType="end"/>
        </w:r>
      </w:ins>
    </w:p>
    <w:p w14:paraId="713C7BFD" w14:textId="2C7B2ED2" w:rsidR="008A5373" w:rsidRDefault="008A5373">
      <w:pPr>
        <w:pStyle w:val="24"/>
        <w:rPr>
          <w:ins w:id="44" w:author="Anton Log" w:date="2023-05-10T17:34:00Z"/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ins w:id="45" w:author="Anton Log" w:date="2023-05-10T17:34:00Z">
        <w:r w:rsidRPr="0028499C">
          <w:rPr>
            <w:rStyle w:val="aff"/>
            <w:noProof/>
          </w:rPr>
          <w:fldChar w:fldCharType="begin"/>
        </w:r>
        <w:r w:rsidRPr="0028499C">
          <w:rPr>
            <w:rStyle w:val="aff"/>
            <w:noProof/>
          </w:rPr>
          <w:instrText xml:space="preserve"> </w:instrText>
        </w:r>
        <w:r>
          <w:rPr>
            <w:noProof/>
          </w:rPr>
          <w:instrText>HYPERLINK \l "_Toc134632481"</w:instrText>
        </w:r>
        <w:r w:rsidRPr="0028499C">
          <w:rPr>
            <w:rStyle w:val="aff"/>
            <w:noProof/>
          </w:rPr>
          <w:instrText xml:space="preserve"> </w:instrText>
        </w:r>
        <w:r w:rsidRPr="0028499C">
          <w:rPr>
            <w:rStyle w:val="aff"/>
            <w:noProof/>
          </w:rPr>
          <w:fldChar w:fldCharType="separate"/>
        </w:r>
        <w:r w:rsidRPr="0028499C">
          <w:rPr>
            <w:rStyle w:val="aff"/>
            <w:noProof/>
          </w:rPr>
          <w:t>2.5</w:t>
        </w:r>
        <w:r>
          <w:rPr>
            <w:rFonts w:asciiTheme="minorHAnsi" w:eastAsiaTheme="minorEastAsia" w:hAnsiTheme="minorHAnsi"/>
            <w:noProof/>
            <w:kern w:val="2"/>
            <w:sz w:val="22"/>
            <w:lang w:eastAsia="ru-RU"/>
            <w14:ligatures w14:val="standardContextual"/>
          </w:rPr>
          <w:tab/>
        </w:r>
        <w:r w:rsidRPr="0028499C">
          <w:rPr>
            <w:rStyle w:val="aff"/>
            <w:noProof/>
          </w:rPr>
          <w:t>Реализация рукопашного боя игрового персонажа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_Toc134632481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6" w:author="Anton Log" w:date="2023-05-10T17:34:00Z"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  <w:r w:rsidRPr="0028499C">
          <w:rPr>
            <w:rStyle w:val="aff"/>
            <w:noProof/>
          </w:rPr>
          <w:fldChar w:fldCharType="end"/>
        </w:r>
      </w:ins>
    </w:p>
    <w:p w14:paraId="386D9B83" w14:textId="466D9AE9" w:rsidR="008A5373" w:rsidRDefault="008A5373">
      <w:pPr>
        <w:pStyle w:val="24"/>
        <w:rPr>
          <w:ins w:id="47" w:author="Anton Log" w:date="2023-05-10T17:34:00Z"/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ins w:id="48" w:author="Anton Log" w:date="2023-05-10T17:34:00Z">
        <w:r w:rsidRPr="0028499C">
          <w:rPr>
            <w:rStyle w:val="aff"/>
            <w:noProof/>
          </w:rPr>
          <w:fldChar w:fldCharType="begin"/>
        </w:r>
        <w:r w:rsidRPr="0028499C">
          <w:rPr>
            <w:rStyle w:val="aff"/>
            <w:noProof/>
          </w:rPr>
          <w:instrText xml:space="preserve"> </w:instrText>
        </w:r>
        <w:r>
          <w:rPr>
            <w:noProof/>
          </w:rPr>
          <w:instrText>HYPERLINK \l "_Toc134632491"</w:instrText>
        </w:r>
        <w:r w:rsidRPr="0028499C">
          <w:rPr>
            <w:rStyle w:val="aff"/>
            <w:noProof/>
          </w:rPr>
          <w:instrText xml:space="preserve"> </w:instrText>
        </w:r>
        <w:r w:rsidRPr="0028499C">
          <w:rPr>
            <w:rStyle w:val="aff"/>
            <w:noProof/>
          </w:rPr>
          <w:fldChar w:fldCharType="separate"/>
        </w:r>
        <w:r w:rsidRPr="0028499C">
          <w:rPr>
            <w:rStyle w:val="aff"/>
            <w:noProof/>
          </w:rPr>
          <w:t>2.6</w:t>
        </w:r>
        <w:r>
          <w:rPr>
            <w:rFonts w:asciiTheme="minorHAnsi" w:eastAsiaTheme="minorEastAsia" w:hAnsiTheme="minorHAnsi"/>
            <w:noProof/>
            <w:kern w:val="2"/>
            <w:sz w:val="22"/>
            <w:lang w:eastAsia="ru-RU"/>
            <w14:ligatures w14:val="standardContextual"/>
          </w:rPr>
          <w:tab/>
        </w:r>
        <w:r w:rsidRPr="0028499C">
          <w:rPr>
            <w:rStyle w:val="aff"/>
            <w:noProof/>
          </w:rPr>
          <w:t>Программная реализация препятствий и противников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_Toc134632491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9" w:author="Anton Log" w:date="2023-05-10T17:34:00Z"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  <w:r w:rsidRPr="0028499C">
          <w:rPr>
            <w:rStyle w:val="aff"/>
            <w:noProof/>
          </w:rPr>
          <w:fldChar w:fldCharType="end"/>
        </w:r>
      </w:ins>
    </w:p>
    <w:p w14:paraId="5FF3BB24" w14:textId="5BBBCEE1" w:rsidR="008A5373" w:rsidRDefault="008A5373">
      <w:pPr>
        <w:pStyle w:val="24"/>
        <w:rPr>
          <w:ins w:id="50" w:author="Anton Log" w:date="2023-05-10T17:34:00Z"/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ins w:id="51" w:author="Anton Log" w:date="2023-05-10T17:34:00Z">
        <w:r w:rsidRPr="0028499C">
          <w:rPr>
            <w:rStyle w:val="aff"/>
            <w:noProof/>
          </w:rPr>
          <w:fldChar w:fldCharType="begin"/>
        </w:r>
        <w:r w:rsidRPr="0028499C">
          <w:rPr>
            <w:rStyle w:val="aff"/>
            <w:noProof/>
          </w:rPr>
          <w:instrText xml:space="preserve"> </w:instrText>
        </w:r>
        <w:r>
          <w:rPr>
            <w:noProof/>
          </w:rPr>
          <w:instrText>HYPERLINK \l "_Toc134632492"</w:instrText>
        </w:r>
        <w:r w:rsidRPr="0028499C">
          <w:rPr>
            <w:rStyle w:val="aff"/>
            <w:noProof/>
          </w:rPr>
          <w:instrText xml:space="preserve"> </w:instrText>
        </w:r>
        <w:r w:rsidRPr="0028499C">
          <w:rPr>
            <w:rStyle w:val="aff"/>
            <w:noProof/>
          </w:rPr>
          <w:fldChar w:fldCharType="separate"/>
        </w:r>
        <w:r w:rsidRPr="0028499C">
          <w:rPr>
            <w:rStyle w:val="aff"/>
            <w:noProof/>
          </w:rPr>
          <w:t>2.7</w:t>
        </w:r>
        <w:r>
          <w:rPr>
            <w:rFonts w:asciiTheme="minorHAnsi" w:eastAsiaTheme="minorEastAsia" w:hAnsiTheme="minorHAnsi"/>
            <w:noProof/>
            <w:kern w:val="2"/>
            <w:sz w:val="22"/>
            <w:lang w:eastAsia="ru-RU"/>
            <w14:ligatures w14:val="standardContextual"/>
          </w:rPr>
          <w:tab/>
        </w:r>
        <w:r w:rsidRPr="0028499C">
          <w:rPr>
            <w:rStyle w:val="aff"/>
            <w:noProof/>
            <w:lang w:val="ru-BY"/>
          </w:rPr>
          <w:t>Система создания игровых объектов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_Toc134632492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2" w:author="Anton Log" w:date="2023-05-10T17:34:00Z"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  <w:r w:rsidRPr="0028499C">
          <w:rPr>
            <w:rStyle w:val="aff"/>
            <w:noProof/>
          </w:rPr>
          <w:fldChar w:fldCharType="end"/>
        </w:r>
      </w:ins>
    </w:p>
    <w:p w14:paraId="245F4A04" w14:textId="125837C4" w:rsidR="008A5373" w:rsidRDefault="008A5373">
      <w:pPr>
        <w:pStyle w:val="24"/>
        <w:rPr>
          <w:ins w:id="53" w:author="Anton Log" w:date="2023-05-10T17:34:00Z"/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ins w:id="54" w:author="Anton Log" w:date="2023-05-10T17:34:00Z">
        <w:r w:rsidRPr="0028499C">
          <w:rPr>
            <w:rStyle w:val="aff"/>
            <w:noProof/>
          </w:rPr>
          <w:fldChar w:fldCharType="begin"/>
        </w:r>
        <w:r w:rsidRPr="0028499C">
          <w:rPr>
            <w:rStyle w:val="aff"/>
            <w:noProof/>
          </w:rPr>
          <w:instrText xml:space="preserve"> </w:instrText>
        </w:r>
        <w:r>
          <w:rPr>
            <w:noProof/>
          </w:rPr>
          <w:instrText>HYPERLINK \l "_Toc134632493"</w:instrText>
        </w:r>
        <w:r w:rsidRPr="0028499C">
          <w:rPr>
            <w:rStyle w:val="aff"/>
            <w:noProof/>
          </w:rPr>
          <w:instrText xml:space="preserve"> </w:instrText>
        </w:r>
        <w:r w:rsidRPr="0028499C">
          <w:rPr>
            <w:rStyle w:val="aff"/>
            <w:noProof/>
          </w:rPr>
          <w:fldChar w:fldCharType="separate"/>
        </w:r>
        <w:r w:rsidRPr="0028499C">
          <w:rPr>
            <w:rStyle w:val="aff"/>
            <w:noProof/>
          </w:rPr>
          <w:t>2.8</w:t>
        </w:r>
        <w:r>
          <w:rPr>
            <w:rFonts w:asciiTheme="minorHAnsi" w:eastAsiaTheme="minorEastAsia" w:hAnsiTheme="minorHAnsi"/>
            <w:noProof/>
            <w:kern w:val="2"/>
            <w:sz w:val="22"/>
            <w:lang w:eastAsia="ru-RU"/>
            <w14:ligatures w14:val="standardContextual"/>
          </w:rPr>
          <w:tab/>
        </w:r>
        <w:r w:rsidRPr="0028499C">
          <w:rPr>
            <w:rStyle w:val="aff"/>
            <w:noProof/>
            <w:lang w:val="ru-BY"/>
          </w:rPr>
          <w:t>Реализация объектов-</w:t>
        </w:r>
        <w:r w:rsidRPr="0028499C">
          <w:rPr>
            <w:rStyle w:val="aff"/>
            <w:noProof/>
          </w:rPr>
          <w:t>бонусов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_Toc134632493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5" w:author="Anton Log" w:date="2023-05-10T17:34:00Z"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  <w:r w:rsidRPr="0028499C">
          <w:rPr>
            <w:rStyle w:val="aff"/>
            <w:noProof/>
          </w:rPr>
          <w:fldChar w:fldCharType="end"/>
        </w:r>
      </w:ins>
    </w:p>
    <w:p w14:paraId="76A7518B" w14:textId="4647ADD0" w:rsidR="008A5373" w:rsidRDefault="008A5373">
      <w:pPr>
        <w:pStyle w:val="24"/>
        <w:rPr>
          <w:ins w:id="56" w:author="Anton Log" w:date="2023-05-10T17:34:00Z"/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ins w:id="57" w:author="Anton Log" w:date="2023-05-10T17:34:00Z">
        <w:r w:rsidRPr="0028499C">
          <w:rPr>
            <w:rStyle w:val="aff"/>
            <w:noProof/>
          </w:rPr>
          <w:fldChar w:fldCharType="begin"/>
        </w:r>
        <w:r w:rsidRPr="0028499C">
          <w:rPr>
            <w:rStyle w:val="aff"/>
            <w:noProof/>
          </w:rPr>
          <w:instrText xml:space="preserve"> </w:instrText>
        </w:r>
        <w:r>
          <w:rPr>
            <w:noProof/>
          </w:rPr>
          <w:instrText>HYPERLINK \l "_Toc134632494"</w:instrText>
        </w:r>
        <w:r w:rsidRPr="0028499C">
          <w:rPr>
            <w:rStyle w:val="aff"/>
            <w:noProof/>
          </w:rPr>
          <w:instrText xml:space="preserve"> </w:instrText>
        </w:r>
        <w:r w:rsidRPr="0028499C">
          <w:rPr>
            <w:rStyle w:val="aff"/>
            <w:noProof/>
          </w:rPr>
          <w:fldChar w:fldCharType="separate"/>
        </w:r>
        <w:r w:rsidRPr="0028499C">
          <w:rPr>
            <w:rStyle w:val="aff"/>
            <w:noProof/>
          </w:rPr>
          <w:t>2.9</w:t>
        </w:r>
        <w:r>
          <w:rPr>
            <w:rFonts w:asciiTheme="minorHAnsi" w:eastAsiaTheme="minorEastAsia" w:hAnsiTheme="minorHAnsi"/>
            <w:noProof/>
            <w:kern w:val="2"/>
            <w:sz w:val="22"/>
            <w:lang w:eastAsia="ru-RU"/>
            <w14:ligatures w14:val="standardContextual"/>
          </w:rPr>
          <w:tab/>
        </w:r>
        <w:r w:rsidRPr="0028499C">
          <w:rPr>
            <w:rStyle w:val="aff"/>
            <w:noProof/>
          </w:rPr>
          <w:t>Проектирование пользовательского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_Toc134632494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8" w:author="Anton Log" w:date="2023-05-10T17:34:00Z"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  <w:r w:rsidRPr="0028499C">
          <w:rPr>
            <w:rStyle w:val="aff"/>
            <w:noProof/>
          </w:rPr>
          <w:fldChar w:fldCharType="end"/>
        </w:r>
      </w:ins>
    </w:p>
    <w:p w14:paraId="0BF03663" w14:textId="55102C43" w:rsidR="008A5373" w:rsidRDefault="008A5373">
      <w:pPr>
        <w:pStyle w:val="24"/>
        <w:rPr>
          <w:ins w:id="59" w:author="Anton Log" w:date="2023-05-10T17:34:00Z"/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  <w:pPrChange w:id="60" w:author="Anton Log" w:date="2023-05-10T17:34:00Z">
          <w:pPr>
            <w:pStyle w:val="24"/>
            <w:tabs>
              <w:tab w:val="left" w:pos="1960"/>
            </w:tabs>
          </w:pPr>
        </w:pPrChange>
      </w:pPr>
      <w:ins w:id="61" w:author="Anton Log" w:date="2023-05-10T17:34:00Z">
        <w:r w:rsidRPr="0028499C">
          <w:rPr>
            <w:rStyle w:val="aff"/>
            <w:noProof/>
          </w:rPr>
          <w:fldChar w:fldCharType="begin"/>
        </w:r>
        <w:r w:rsidRPr="0028499C">
          <w:rPr>
            <w:rStyle w:val="aff"/>
            <w:noProof/>
          </w:rPr>
          <w:instrText xml:space="preserve"> </w:instrText>
        </w:r>
        <w:r>
          <w:rPr>
            <w:noProof/>
          </w:rPr>
          <w:instrText>HYPERLINK \l "_Toc134632495"</w:instrText>
        </w:r>
        <w:r w:rsidRPr="0028499C">
          <w:rPr>
            <w:rStyle w:val="aff"/>
            <w:noProof/>
          </w:rPr>
          <w:instrText xml:space="preserve"> </w:instrText>
        </w:r>
        <w:r w:rsidRPr="0028499C">
          <w:rPr>
            <w:rStyle w:val="aff"/>
            <w:noProof/>
          </w:rPr>
          <w:fldChar w:fldCharType="separate"/>
        </w:r>
        <w:r w:rsidRPr="0028499C">
          <w:rPr>
            <w:rStyle w:val="aff"/>
            <w:noProof/>
          </w:rPr>
          <w:t>2.10</w:t>
        </w:r>
        <w:r>
          <w:rPr>
            <w:rFonts w:asciiTheme="minorHAnsi" w:eastAsiaTheme="minorEastAsia" w:hAnsiTheme="minorHAnsi"/>
            <w:noProof/>
            <w:kern w:val="2"/>
            <w:sz w:val="22"/>
            <w:lang w:eastAsia="ru-RU"/>
            <w14:ligatures w14:val="standardContextual"/>
          </w:rPr>
          <w:tab/>
        </w:r>
        <w:r w:rsidRPr="0028499C">
          <w:rPr>
            <w:rStyle w:val="aff"/>
            <w:noProof/>
            <w:lang w:val="ru-BY"/>
          </w:rPr>
          <w:t xml:space="preserve">Выбор компонентов игры из </w:t>
        </w:r>
        <w:r w:rsidRPr="0028499C">
          <w:rPr>
            <w:rStyle w:val="aff"/>
            <w:noProof/>
            <w:lang w:val="en-US"/>
          </w:rPr>
          <w:t>Unity</w:t>
        </w:r>
        <w:r w:rsidRPr="0028499C">
          <w:rPr>
            <w:rStyle w:val="aff"/>
            <w:noProof/>
          </w:rPr>
          <w:t xml:space="preserve"> </w:t>
        </w:r>
        <w:r w:rsidRPr="0028499C">
          <w:rPr>
            <w:rStyle w:val="aff"/>
            <w:noProof/>
            <w:lang w:val="en-US"/>
          </w:rPr>
          <w:t>Asset</w:t>
        </w:r>
        <w:r w:rsidRPr="0028499C">
          <w:rPr>
            <w:rStyle w:val="aff"/>
            <w:noProof/>
          </w:rPr>
          <w:t xml:space="preserve"> </w:t>
        </w:r>
        <w:r w:rsidRPr="0028499C">
          <w:rPr>
            <w:rStyle w:val="aff"/>
            <w:noProof/>
            <w:lang w:val="en-US"/>
          </w:rPr>
          <w:t>Store</w:t>
        </w:r>
        <w:r w:rsidRPr="0028499C">
          <w:rPr>
            <w:rStyle w:val="aff"/>
            <w:noProof/>
          </w:rPr>
          <w:t xml:space="preserve">. Создание </w:t>
        </w:r>
        <w:r w:rsidRPr="0028499C">
          <w:rPr>
            <w:rStyle w:val="aff"/>
            <w:noProof/>
            <w:lang w:val="ru-BY"/>
          </w:rPr>
          <w:t xml:space="preserve">оригинальной </w:t>
        </w:r>
        <w:r w:rsidRPr="0028499C">
          <w:rPr>
            <w:rStyle w:val="aff"/>
            <w:noProof/>
          </w:rPr>
          <w:t>анимации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_Toc134632495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2" w:author="Anton Log" w:date="2023-05-10T17:34:00Z"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  <w:r w:rsidRPr="0028499C">
          <w:rPr>
            <w:rStyle w:val="aff"/>
            <w:noProof/>
          </w:rPr>
          <w:fldChar w:fldCharType="end"/>
        </w:r>
      </w:ins>
    </w:p>
    <w:p w14:paraId="1963353B" w14:textId="3F073586" w:rsidR="008A5373" w:rsidRDefault="008A5373" w:rsidP="003F6A3A">
      <w:pPr>
        <w:pStyle w:val="12"/>
        <w:rPr>
          <w:ins w:id="63" w:author="Anton Log" w:date="2023-05-10T17:34:00Z"/>
          <w:rFonts w:asciiTheme="minorHAnsi" w:eastAsiaTheme="minorEastAsia" w:hAnsiTheme="minorHAnsi"/>
          <w:kern w:val="2"/>
          <w:sz w:val="22"/>
          <w:lang w:eastAsia="ru-RU"/>
          <w14:ligatures w14:val="standardContextual"/>
        </w:rPr>
      </w:pPr>
      <w:ins w:id="64" w:author="Anton Log" w:date="2023-05-10T17:34:00Z">
        <w:r w:rsidRPr="0028499C">
          <w:rPr>
            <w:rStyle w:val="aff"/>
          </w:rPr>
          <w:fldChar w:fldCharType="begin"/>
        </w:r>
        <w:r w:rsidRPr="0028499C">
          <w:rPr>
            <w:rStyle w:val="aff"/>
          </w:rPr>
          <w:instrText xml:space="preserve"> </w:instrText>
        </w:r>
        <w:r>
          <w:instrText>HYPERLINK \l "_Toc134632496"</w:instrText>
        </w:r>
        <w:r w:rsidRPr="0028499C">
          <w:rPr>
            <w:rStyle w:val="aff"/>
          </w:rPr>
          <w:instrText xml:space="preserve"> </w:instrText>
        </w:r>
        <w:r w:rsidRPr="0028499C">
          <w:rPr>
            <w:rStyle w:val="aff"/>
          </w:rPr>
          <w:fldChar w:fldCharType="separate"/>
        </w:r>
        <w:r w:rsidRPr="0028499C">
          <w:rPr>
            <w:rStyle w:val="aff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_Toc134632496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65" w:author="Anton Log" w:date="2023-05-10T17:34:00Z">
        <w:r>
          <w:rPr>
            <w:webHidden/>
          </w:rPr>
          <w:t>33</w:t>
        </w:r>
        <w:r>
          <w:rPr>
            <w:webHidden/>
          </w:rPr>
          <w:fldChar w:fldCharType="end"/>
        </w:r>
        <w:r w:rsidRPr="0028499C">
          <w:rPr>
            <w:rStyle w:val="aff"/>
          </w:rPr>
          <w:fldChar w:fldCharType="end"/>
        </w:r>
      </w:ins>
    </w:p>
    <w:p w14:paraId="0DFDD3EE" w14:textId="78B058E9" w:rsidR="008A5373" w:rsidRDefault="008A5373" w:rsidP="003F6A3A">
      <w:pPr>
        <w:pStyle w:val="12"/>
        <w:rPr>
          <w:ins w:id="66" w:author="Anton Log" w:date="2023-05-10T17:34:00Z"/>
          <w:rFonts w:asciiTheme="minorHAnsi" w:eastAsiaTheme="minorEastAsia" w:hAnsiTheme="minorHAnsi"/>
          <w:kern w:val="2"/>
          <w:sz w:val="22"/>
          <w:lang w:eastAsia="ru-RU"/>
          <w14:ligatures w14:val="standardContextual"/>
        </w:rPr>
      </w:pPr>
      <w:ins w:id="67" w:author="Anton Log" w:date="2023-05-10T17:34:00Z">
        <w:r w:rsidRPr="0028499C">
          <w:rPr>
            <w:rStyle w:val="aff"/>
          </w:rPr>
          <w:fldChar w:fldCharType="begin"/>
        </w:r>
        <w:r w:rsidRPr="0028499C">
          <w:rPr>
            <w:rStyle w:val="aff"/>
          </w:rPr>
          <w:instrText xml:space="preserve"> </w:instrText>
        </w:r>
        <w:r>
          <w:instrText>HYPERLINK \l "_Toc134632497"</w:instrText>
        </w:r>
        <w:r w:rsidRPr="0028499C">
          <w:rPr>
            <w:rStyle w:val="aff"/>
          </w:rPr>
          <w:instrText xml:space="preserve"> </w:instrText>
        </w:r>
        <w:r w:rsidRPr="0028499C">
          <w:rPr>
            <w:rStyle w:val="aff"/>
          </w:rPr>
          <w:fldChar w:fldCharType="separate"/>
        </w:r>
        <w:r w:rsidRPr="0028499C">
          <w:rPr>
            <w:rStyle w:val="aff"/>
          </w:rPr>
          <w:t>СПИСОК ИСПОЛЬЗОВАННОЙ ЛИТЕРАТУРЫ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_Toc134632497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68" w:author="Anton Log" w:date="2023-05-10T17:34:00Z">
        <w:r>
          <w:rPr>
            <w:webHidden/>
          </w:rPr>
          <w:t>34</w:t>
        </w:r>
        <w:r>
          <w:rPr>
            <w:webHidden/>
          </w:rPr>
          <w:fldChar w:fldCharType="end"/>
        </w:r>
        <w:r w:rsidRPr="0028499C">
          <w:rPr>
            <w:rStyle w:val="aff"/>
          </w:rPr>
          <w:fldChar w:fldCharType="end"/>
        </w:r>
      </w:ins>
    </w:p>
    <w:p w14:paraId="5DB80D7A" w14:textId="7722531D" w:rsidR="008A5373" w:rsidRDefault="008A5373" w:rsidP="003F6A3A">
      <w:pPr>
        <w:pStyle w:val="12"/>
        <w:rPr>
          <w:ins w:id="69" w:author="Anton Log" w:date="2023-05-10T17:34:00Z"/>
          <w:rFonts w:asciiTheme="minorHAnsi" w:eastAsiaTheme="minorEastAsia" w:hAnsiTheme="minorHAnsi"/>
          <w:kern w:val="2"/>
          <w:sz w:val="22"/>
          <w:lang w:eastAsia="ru-RU"/>
          <w14:ligatures w14:val="standardContextual"/>
        </w:rPr>
      </w:pPr>
      <w:ins w:id="70" w:author="Anton Log" w:date="2023-05-10T17:34:00Z">
        <w:r w:rsidRPr="0028499C">
          <w:rPr>
            <w:rStyle w:val="aff"/>
          </w:rPr>
          <w:fldChar w:fldCharType="begin"/>
        </w:r>
        <w:r w:rsidRPr="0028499C">
          <w:rPr>
            <w:rStyle w:val="aff"/>
          </w:rPr>
          <w:instrText xml:space="preserve"> </w:instrText>
        </w:r>
        <w:r>
          <w:instrText>HYPERLINK \l "_Toc134632498"</w:instrText>
        </w:r>
        <w:r w:rsidRPr="0028499C">
          <w:rPr>
            <w:rStyle w:val="aff"/>
          </w:rPr>
          <w:instrText xml:space="preserve"> </w:instrText>
        </w:r>
        <w:r w:rsidRPr="0028499C">
          <w:rPr>
            <w:rStyle w:val="aff"/>
          </w:rPr>
          <w:fldChar w:fldCharType="separate"/>
        </w:r>
        <w:r w:rsidRPr="0028499C">
          <w:rPr>
            <w:rStyle w:val="aff"/>
          </w:rPr>
          <w:t>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_Toc134632498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71" w:author="Anton Log" w:date="2023-05-10T17:34:00Z">
        <w:r>
          <w:rPr>
            <w:webHidden/>
          </w:rPr>
          <w:t>35</w:t>
        </w:r>
        <w:r>
          <w:rPr>
            <w:webHidden/>
          </w:rPr>
          <w:fldChar w:fldCharType="end"/>
        </w:r>
        <w:r w:rsidRPr="0028499C">
          <w:rPr>
            <w:rStyle w:val="aff"/>
          </w:rPr>
          <w:fldChar w:fldCharType="end"/>
        </w:r>
      </w:ins>
    </w:p>
    <w:p w14:paraId="43E7ECCB" w14:textId="78E9EE1D" w:rsidR="008B511F" w:rsidDel="008A5373" w:rsidRDefault="008B511F" w:rsidP="008B511F">
      <w:pPr>
        <w:pStyle w:val="12"/>
        <w:rPr>
          <w:del w:id="72" w:author="Anton Log" w:date="2023-05-10T17:34:00Z"/>
          <w:rFonts w:asciiTheme="minorHAnsi" w:eastAsiaTheme="minorEastAsia" w:hAnsiTheme="minorHAnsi"/>
          <w:sz w:val="22"/>
          <w:lang w:eastAsia="ru-RU"/>
        </w:rPr>
      </w:pPr>
      <w:del w:id="73" w:author="Anton Log" w:date="2023-05-10T17:34:00Z">
        <w:r w:rsidRPr="008A5373" w:rsidDel="008A5373">
          <w:rPr>
            <w:rPrChange w:id="74" w:author="Anton Log" w:date="2023-05-10T17:34:00Z">
              <w:rPr>
                <w:rStyle w:val="aff"/>
                <w:caps w:val="0"/>
              </w:rPr>
            </w:rPrChange>
          </w:rPr>
          <w:delText>Введение</w:delText>
        </w:r>
        <w:r w:rsidDel="008A5373">
          <w:rPr>
            <w:webHidden/>
          </w:rPr>
          <w:tab/>
          <w:delText>3</w:delText>
        </w:r>
      </w:del>
    </w:p>
    <w:p w14:paraId="3373FCDE" w14:textId="48C26F2C" w:rsidR="008B511F" w:rsidDel="008A5373" w:rsidRDefault="008B511F" w:rsidP="008B511F">
      <w:pPr>
        <w:pStyle w:val="12"/>
        <w:rPr>
          <w:del w:id="75" w:author="Anton Log" w:date="2023-05-10T17:34:00Z"/>
          <w:rFonts w:asciiTheme="minorHAnsi" w:eastAsiaTheme="minorEastAsia" w:hAnsiTheme="minorHAnsi"/>
          <w:sz w:val="22"/>
          <w:lang w:eastAsia="ru-RU"/>
        </w:rPr>
      </w:pPr>
      <w:del w:id="76" w:author="Anton Log" w:date="2023-05-10T17:34:00Z">
        <w:r w:rsidRPr="008A5373" w:rsidDel="008A5373">
          <w:rPr>
            <w:rPrChange w:id="77" w:author="Anton Log" w:date="2023-05-10T17:34:00Z">
              <w:rPr>
                <w:rStyle w:val="aff"/>
                <w:caps w:val="0"/>
              </w:rPr>
            </w:rPrChange>
          </w:rPr>
          <w:delText>Глава 1 Обзор игровой платформы и Анализ аналогов</w:delText>
        </w:r>
        <w:r w:rsidDel="008A5373">
          <w:rPr>
            <w:webHidden/>
          </w:rPr>
          <w:tab/>
          <w:delText>4</w:delText>
        </w:r>
      </w:del>
    </w:p>
    <w:p w14:paraId="03B89151" w14:textId="0DD35202" w:rsidR="008B511F" w:rsidDel="008A5373" w:rsidRDefault="008B511F">
      <w:pPr>
        <w:pStyle w:val="24"/>
        <w:rPr>
          <w:del w:id="78" w:author="Anton Log" w:date="2023-05-10T17:34:00Z"/>
          <w:rFonts w:asciiTheme="minorHAnsi" w:eastAsiaTheme="minorEastAsia" w:hAnsiTheme="minorHAnsi"/>
          <w:noProof/>
          <w:sz w:val="22"/>
          <w:lang w:eastAsia="ru-RU"/>
        </w:rPr>
      </w:pPr>
      <w:del w:id="79" w:author="Anton Log" w:date="2023-05-10T17:34:00Z">
        <w:r w:rsidRPr="008A5373" w:rsidDel="008A5373">
          <w:rPr>
            <w:rPrChange w:id="80" w:author="Anton Log" w:date="2023-05-10T17:34:00Z">
              <w:rPr>
                <w:rStyle w:val="aff"/>
                <w:noProof/>
              </w:rPr>
            </w:rPrChange>
          </w:rPr>
          <w:delText>1.1</w:delText>
        </w:r>
        <w:r w:rsidDel="008A537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A5373" w:rsidDel="008A5373">
          <w:rPr>
            <w:rPrChange w:id="81" w:author="Anton Log" w:date="2023-05-10T17:34:00Z">
              <w:rPr>
                <w:rStyle w:val="aff"/>
                <w:noProof/>
              </w:rPr>
            </w:rPrChange>
          </w:rPr>
          <w:delText>Обзор жанра игры</w:delText>
        </w:r>
        <w:r w:rsidDel="008A5373">
          <w:rPr>
            <w:noProof/>
            <w:webHidden/>
          </w:rPr>
          <w:tab/>
          <w:delText>4</w:delText>
        </w:r>
      </w:del>
    </w:p>
    <w:p w14:paraId="5AAB7A89" w14:textId="2DC41232" w:rsidR="008B511F" w:rsidDel="008A5373" w:rsidRDefault="008B511F">
      <w:pPr>
        <w:pStyle w:val="24"/>
        <w:rPr>
          <w:del w:id="82" w:author="Anton Log" w:date="2023-05-10T17:34:00Z"/>
          <w:rFonts w:asciiTheme="minorHAnsi" w:eastAsiaTheme="minorEastAsia" w:hAnsiTheme="minorHAnsi"/>
          <w:noProof/>
          <w:sz w:val="22"/>
          <w:lang w:eastAsia="ru-RU"/>
        </w:rPr>
      </w:pPr>
      <w:del w:id="83" w:author="Anton Log" w:date="2023-05-10T17:34:00Z">
        <w:r w:rsidRPr="008A5373" w:rsidDel="008A5373">
          <w:rPr>
            <w:rPrChange w:id="84" w:author="Anton Log" w:date="2023-05-10T17:34:00Z">
              <w:rPr>
                <w:rStyle w:val="aff"/>
                <w:noProof/>
              </w:rPr>
            </w:rPrChange>
          </w:rPr>
          <w:delText>1.2</w:delText>
        </w:r>
        <w:r w:rsidDel="008A537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A5373" w:rsidDel="008A5373">
          <w:rPr>
            <w:rPrChange w:id="85" w:author="Anton Log" w:date="2023-05-10T17:34:00Z">
              <w:rPr>
                <w:rStyle w:val="aff"/>
                <w:noProof/>
              </w:rPr>
            </w:rPrChange>
          </w:rPr>
          <w:delText>Анализ игр аналогов</w:delText>
        </w:r>
        <w:r w:rsidDel="008A5373">
          <w:rPr>
            <w:noProof/>
            <w:webHidden/>
          </w:rPr>
          <w:tab/>
          <w:delText>4</w:delText>
        </w:r>
      </w:del>
    </w:p>
    <w:p w14:paraId="7F88B6C1" w14:textId="6DA1D80F" w:rsidR="008B511F" w:rsidDel="008A5373" w:rsidRDefault="008B511F">
      <w:pPr>
        <w:pStyle w:val="24"/>
        <w:rPr>
          <w:del w:id="86" w:author="Anton Log" w:date="2023-05-10T17:34:00Z"/>
          <w:rFonts w:asciiTheme="minorHAnsi" w:eastAsiaTheme="minorEastAsia" w:hAnsiTheme="minorHAnsi"/>
          <w:noProof/>
          <w:sz w:val="22"/>
          <w:lang w:eastAsia="ru-RU"/>
        </w:rPr>
      </w:pPr>
      <w:del w:id="87" w:author="Anton Log" w:date="2023-05-10T17:34:00Z">
        <w:r w:rsidRPr="008A5373" w:rsidDel="008A5373">
          <w:rPr>
            <w:rPrChange w:id="88" w:author="Anton Log" w:date="2023-05-10T17:34:00Z">
              <w:rPr>
                <w:rStyle w:val="aff"/>
                <w:noProof/>
              </w:rPr>
            </w:rPrChange>
          </w:rPr>
          <w:delText>1.3</w:delText>
        </w:r>
        <w:r w:rsidDel="008A537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A5373" w:rsidDel="008A5373">
          <w:rPr>
            <w:rPrChange w:id="89" w:author="Anton Log" w:date="2023-05-10T17:34:00Z">
              <w:rPr>
                <w:rStyle w:val="aff"/>
                <w:noProof/>
              </w:rPr>
            </w:rPrChange>
          </w:rPr>
          <w:delText>Выбор платформы для разработки игр</w:delText>
        </w:r>
        <w:r w:rsidDel="008A5373">
          <w:rPr>
            <w:noProof/>
            <w:webHidden/>
          </w:rPr>
          <w:tab/>
          <w:delText>6</w:delText>
        </w:r>
      </w:del>
    </w:p>
    <w:p w14:paraId="3AD7F3EA" w14:textId="105FA738" w:rsidR="008B511F" w:rsidDel="008A5373" w:rsidRDefault="008B511F">
      <w:pPr>
        <w:pStyle w:val="24"/>
        <w:rPr>
          <w:del w:id="90" w:author="Anton Log" w:date="2023-05-10T17:34:00Z"/>
          <w:rFonts w:asciiTheme="minorHAnsi" w:eastAsiaTheme="minorEastAsia" w:hAnsiTheme="minorHAnsi"/>
          <w:noProof/>
          <w:sz w:val="22"/>
          <w:lang w:eastAsia="ru-RU"/>
        </w:rPr>
      </w:pPr>
      <w:del w:id="91" w:author="Anton Log" w:date="2023-05-10T17:34:00Z">
        <w:r w:rsidRPr="008A5373" w:rsidDel="008A5373">
          <w:rPr>
            <w:rPrChange w:id="92" w:author="Anton Log" w:date="2023-05-10T17:34:00Z">
              <w:rPr>
                <w:rStyle w:val="aff"/>
                <w:noProof/>
                <w:lang w:val="en-US"/>
              </w:rPr>
            </w:rPrChange>
          </w:rPr>
          <w:delText>1.4</w:delText>
        </w:r>
        <w:r w:rsidDel="008A537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A5373" w:rsidDel="008A5373">
          <w:rPr>
            <w:rPrChange w:id="93" w:author="Anton Log" w:date="2023-05-10T17:34:00Z">
              <w:rPr>
                <w:rStyle w:val="aff"/>
                <w:noProof/>
              </w:rPr>
            </w:rPrChange>
          </w:rPr>
          <w:delText xml:space="preserve">Обзор платформы </w:delText>
        </w:r>
        <w:r w:rsidRPr="008A5373" w:rsidDel="008A5373">
          <w:rPr>
            <w:rPrChange w:id="94" w:author="Anton Log" w:date="2023-05-10T17:34:00Z">
              <w:rPr>
                <w:rStyle w:val="aff"/>
                <w:noProof/>
                <w:lang w:val="en-US"/>
              </w:rPr>
            </w:rPrChange>
          </w:rPr>
          <w:delText>Unity</w:delText>
        </w:r>
        <w:r w:rsidDel="008A5373">
          <w:rPr>
            <w:noProof/>
            <w:webHidden/>
          </w:rPr>
          <w:tab/>
          <w:delText>8</w:delText>
        </w:r>
      </w:del>
    </w:p>
    <w:p w14:paraId="09B51DC5" w14:textId="7CC166DE" w:rsidR="008B511F" w:rsidDel="008A5373" w:rsidRDefault="008B511F">
      <w:pPr>
        <w:pStyle w:val="31"/>
        <w:tabs>
          <w:tab w:val="left" w:pos="2240"/>
          <w:tab w:val="right" w:leader="dot" w:pos="9962"/>
        </w:tabs>
        <w:rPr>
          <w:del w:id="95" w:author="Anton Log" w:date="2023-05-10T17:34:00Z"/>
          <w:rFonts w:asciiTheme="minorHAnsi" w:eastAsiaTheme="minorEastAsia" w:hAnsiTheme="minorHAnsi"/>
          <w:noProof/>
          <w:sz w:val="22"/>
          <w:lang w:eastAsia="ru-RU"/>
        </w:rPr>
      </w:pPr>
      <w:del w:id="96" w:author="Anton Log" w:date="2023-05-10T17:34:00Z">
        <w:r w:rsidRPr="008A5373" w:rsidDel="008A5373">
          <w:rPr>
            <w:rPrChange w:id="97" w:author="Anton Log" w:date="2023-05-10T17:34:00Z">
              <w:rPr>
                <w:rStyle w:val="aff"/>
                <w:noProof/>
              </w:rPr>
            </w:rPrChange>
          </w:rPr>
          <w:delText>1.4.1</w:delText>
        </w:r>
        <w:r w:rsidDel="008A537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A5373" w:rsidDel="008A5373">
          <w:rPr>
            <w:rPrChange w:id="98" w:author="Anton Log" w:date="2023-05-10T17:34:00Z">
              <w:rPr>
                <w:rStyle w:val="aff"/>
                <w:noProof/>
              </w:rPr>
            </w:rPrChange>
          </w:rPr>
          <w:delText>Интерфейс редактора Unity</w:delText>
        </w:r>
        <w:r w:rsidDel="008A5373">
          <w:rPr>
            <w:noProof/>
            <w:webHidden/>
          </w:rPr>
          <w:tab/>
          <w:delText>8</w:delText>
        </w:r>
      </w:del>
    </w:p>
    <w:p w14:paraId="0443C62B" w14:textId="4319DE7B" w:rsidR="008B511F" w:rsidDel="008A5373" w:rsidRDefault="008B511F">
      <w:pPr>
        <w:pStyle w:val="31"/>
        <w:tabs>
          <w:tab w:val="left" w:pos="2240"/>
          <w:tab w:val="right" w:leader="dot" w:pos="9962"/>
        </w:tabs>
        <w:rPr>
          <w:del w:id="99" w:author="Anton Log" w:date="2023-05-10T17:34:00Z"/>
          <w:rFonts w:asciiTheme="minorHAnsi" w:eastAsiaTheme="minorEastAsia" w:hAnsiTheme="minorHAnsi"/>
          <w:noProof/>
          <w:sz w:val="22"/>
          <w:lang w:eastAsia="ru-RU"/>
        </w:rPr>
      </w:pPr>
      <w:del w:id="100" w:author="Anton Log" w:date="2023-05-10T17:34:00Z">
        <w:r w:rsidRPr="008A5373" w:rsidDel="008A5373">
          <w:rPr>
            <w:rPrChange w:id="101" w:author="Anton Log" w:date="2023-05-10T17:34:00Z">
              <w:rPr>
                <w:rStyle w:val="aff"/>
                <w:noProof/>
              </w:rPr>
            </w:rPrChange>
          </w:rPr>
          <w:delText>1.4.2</w:delText>
        </w:r>
        <w:r w:rsidDel="008A537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A5373" w:rsidDel="008A5373">
          <w:rPr>
            <w:rPrChange w:id="102" w:author="Anton Log" w:date="2023-05-10T17:34:00Z">
              <w:rPr>
                <w:rStyle w:val="aff"/>
                <w:noProof/>
              </w:rPr>
            </w:rPrChange>
          </w:rPr>
          <w:delText>Базовые компоненты и сценарии</w:delText>
        </w:r>
        <w:r w:rsidDel="008A5373">
          <w:rPr>
            <w:noProof/>
            <w:webHidden/>
          </w:rPr>
          <w:tab/>
          <w:delText>10</w:delText>
        </w:r>
      </w:del>
    </w:p>
    <w:p w14:paraId="37160A8E" w14:textId="08B318B6" w:rsidR="008B511F" w:rsidDel="008A5373" w:rsidRDefault="008B511F">
      <w:pPr>
        <w:pStyle w:val="31"/>
        <w:tabs>
          <w:tab w:val="left" w:pos="2240"/>
          <w:tab w:val="right" w:leader="dot" w:pos="9962"/>
        </w:tabs>
        <w:rPr>
          <w:del w:id="103" w:author="Anton Log" w:date="2023-05-10T17:34:00Z"/>
          <w:rFonts w:asciiTheme="minorHAnsi" w:eastAsiaTheme="minorEastAsia" w:hAnsiTheme="minorHAnsi"/>
          <w:noProof/>
          <w:sz w:val="22"/>
          <w:lang w:eastAsia="ru-RU"/>
        </w:rPr>
      </w:pPr>
      <w:del w:id="104" w:author="Anton Log" w:date="2023-05-10T17:34:00Z">
        <w:r w:rsidRPr="008A5373" w:rsidDel="008A5373">
          <w:rPr>
            <w:rPrChange w:id="105" w:author="Anton Log" w:date="2023-05-10T17:34:00Z">
              <w:rPr>
                <w:rStyle w:val="aff"/>
                <w:noProof/>
              </w:rPr>
            </w:rPrChange>
          </w:rPr>
          <w:delText>1.4.3</w:delText>
        </w:r>
        <w:r w:rsidDel="008A537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A5373" w:rsidDel="008A5373">
          <w:rPr>
            <w:rPrChange w:id="106" w:author="Anton Log" w:date="2023-05-10T17:34:00Z">
              <w:rPr>
                <w:rStyle w:val="aff"/>
                <w:noProof/>
              </w:rPr>
            </w:rPrChange>
          </w:rPr>
          <w:delText>Анимации и контроллеры анимаций</w:delText>
        </w:r>
        <w:r w:rsidDel="008A5373">
          <w:rPr>
            <w:noProof/>
            <w:webHidden/>
          </w:rPr>
          <w:tab/>
          <w:delText>12</w:delText>
        </w:r>
      </w:del>
    </w:p>
    <w:p w14:paraId="639FC67F" w14:textId="7130D454" w:rsidR="008B511F" w:rsidDel="008A5373" w:rsidRDefault="008B511F" w:rsidP="008B511F">
      <w:pPr>
        <w:pStyle w:val="12"/>
        <w:rPr>
          <w:del w:id="107" w:author="Anton Log" w:date="2023-05-10T17:34:00Z"/>
          <w:rFonts w:asciiTheme="minorHAnsi" w:eastAsiaTheme="minorEastAsia" w:hAnsiTheme="minorHAnsi"/>
          <w:sz w:val="22"/>
          <w:lang w:eastAsia="ru-RU"/>
        </w:rPr>
      </w:pPr>
      <w:del w:id="108" w:author="Anton Log" w:date="2023-05-10T17:34:00Z">
        <w:r w:rsidRPr="008A5373" w:rsidDel="008A5373">
          <w:rPr>
            <w:rPrChange w:id="109" w:author="Anton Log" w:date="2023-05-10T17:34:00Z">
              <w:rPr>
                <w:rStyle w:val="aff"/>
                <w:caps w:val="0"/>
              </w:rPr>
            </w:rPrChange>
          </w:rPr>
          <w:delText>Глава 2 Проектирование и программная реализация видеоигры</w:delText>
        </w:r>
        <w:r w:rsidDel="008A5373">
          <w:rPr>
            <w:webHidden/>
          </w:rPr>
          <w:tab/>
          <w:delText>15</w:delText>
        </w:r>
      </w:del>
    </w:p>
    <w:p w14:paraId="038ED8F9" w14:textId="1EB0661D" w:rsidR="008B511F" w:rsidDel="008A5373" w:rsidRDefault="008B511F">
      <w:pPr>
        <w:pStyle w:val="24"/>
        <w:rPr>
          <w:del w:id="110" w:author="Anton Log" w:date="2023-05-10T17:34:00Z"/>
          <w:rFonts w:asciiTheme="minorHAnsi" w:eastAsiaTheme="minorEastAsia" w:hAnsiTheme="minorHAnsi"/>
          <w:noProof/>
          <w:sz w:val="22"/>
          <w:lang w:eastAsia="ru-RU"/>
        </w:rPr>
      </w:pPr>
      <w:del w:id="111" w:author="Anton Log" w:date="2023-05-10T17:34:00Z">
        <w:r w:rsidRPr="008A5373" w:rsidDel="008A5373">
          <w:rPr>
            <w:rPrChange w:id="112" w:author="Anton Log" w:date="2023-05-10T17:34:00Z">
              <w:rPr>
                <w:rStyle w:val="aff"/>
                <w:noProof/>
              </w:rPr>
            </w:rPrChange>
          </w:rPr>
          <w:delText>2.1</w:delText>
        </w:r>
        <w:r w:rsidDel="008A537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A5373" w:rsidDel="008A5373">
          <w:rPr>
            <w:rPrChange w:id="113" w:author="Anton Log" w:date="2023-05-10T17:34:00Z">
              <w:rPr>
                <w:rStyle w:val="aff"/>
                <w:noProof/>
              </w:rPr>
            </w:rPrChange>
          </w:rPr>
          <w:delText>Концепция игры</w:delText>
        </w:r>
        <w:r w:rsidDel="008A5373">
          <w:rPr>
            <w:noProof/>
            <w:webHidden/>
          </w:rPr>
          <w:tab/>
          <w:delText>15</w:delText>
        </w:r>
      </w:del>
    </w:p>
    <w:p w14:paraId="1A266BFA" w14:textId="5BC66002" w:rsidR="008B511F" w:rsidDel="008A5373" w:rsidRDefault="008B511F">
      <w:pPr>
        <w:pStyle w:val="24"/>
        <w:rPr>
          <w:del w:id="114" w:author="Anton Log" w:date="2023-05-10T17:34:00Z"/>
          <w:rFonts w:asciiTheme="minorHAnsi" w:eastAsiaTheme="minorEastAsia" w:hAnsiTheme="minorHAnsi"/>
          <w:noProof/>
          <w:sz w:val="22"/>
          <w:lang w:eastAsia="ru-RU"/>
        </w:rPr>
      </w:pPr>
      <w:del w:id="115" w:author="Anton Log" w:date="2023-05-10T17:34:00Z">
        <w:r w:rsidRPr="008A5373" w:rsidDel="008A5373">
          <w:rPr>
            <w:rPrChange w:id="116" w:author="Anton Log" w:date="2023-05-10T17:34:00Z">
              <w:rPr>
                <w:rStyle w:val="aff"/>
                <w:noProof/>
              </w:rPr>
            </w:rPrChange>
          </w:rPr>
          <w:delText>2.2</w:delText>
        </w:r>
        <w:r w:rsidDel="008A537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A5373" w:rsidDel="008A5373">
          <w:rPr>
            <w:rPrChange w:id="117" w:author="Anton Log" w:date="2023-05-10T17:34:00Z">
              <w:rPr>
                <w:rStyle w:val="aff"/>
                <w:noProof/>
              </w:rPr>
            </w:rPrChange>
          </w:rPr>
          <w:delText>Программная реализация действий игрового персонажа</w:delText>
        </w:r>
        <w:r w:rsidDel="008A5373">
          <w:rPr>
            <w:noProof/>
            <w:webHidden/>
          </w:rPr>
          <w:tab/>
          <w:delText>17</w:delText>
        </w:r>
      </w:del>
    </w:p>
    <w:p w14:paraId="4F090D0B" w14:textId="3B16184F" w:rsidR="008B511F" w:rsidDel="008A5373" w:rsidRDefault="008B511F">
      <w:pPr>
        <w:pStyle w:val="24"/>
        <w:rPr>
          <w:del w:id="118" w:author="Anton Log" w:date="2023-05-10T17:34:00Z"/>
          <w:rFonts w:asciiTheme="minorHAnsi" w:eastAsiaTheme="minorEastAsia" w:hAnsiTheme="minorHAnsi"/>
          <w:noProof/>
          <w:sz w:val="22"/>
          <w:lang w:eastAsia="ru-RU"/>
        </w:rPr>
      </w:pPr>
      <w:del w:id="119" w:author="Anton Log" w:date="2023-05-10T17:34:00Z">
        <w:r w:rsidRPr="008A5373" w:rsidDel="008A5373">
          <w:rPr>
            <w:rPrChange w:id="120" w:author="Anton Log" w:date="2023-05-10T17:34:00Z">
              <w:rPr>
                <w:rStyle w:val="aff"/>
                <w:noProof/>
              </w:rPr>
            </w:rPrChange>
          </w:rPr>
          <w:delText>2.3</w:delText>
        </w:r>
        <w:r w:rsidDel="008A537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A5373" w:rsidDel="008A5373">
          <w:rPr>
            <w:rPrChange w:id="121" w:author="Anton Log" w:date="2023-05-10T17:34:00Z">
              <w:rPr>
                <w:rStyle w:val="aff"/>
                <w:noProof/>
              </w:rPr>
            </w:rPrChange>
          </w:rPr>
          <w:delText>Создание игрового уровня</w:delText>
        </w:r>
        <w:r w:rsidDel="008A5373">
          <w:rPr>
            <w:noProof/>
            <w:webHidden/>
          </w:rPr>
          <w:tab/>
          <w:delText>20</w:delText>
        </w:r>
      </w:del>
    </w:p>
    <w:p w14:paraId="294633D1" w14:textId="2E03F248" w:rsidR="008B511F" w:rsidDel="008A5373" w:rsidRDefault="008B511F">
      <w:pPr>
        <w:pStyle w:val="24"/>
        <w:rPr>
          <w:del w:id="122" w:author="Anton Log" w:date="2023-05-10T17:34:00Z"/>
          <w:rFonts w:asciiTheme="minorHAnsi" w:eastAsiaTheme="minorEastAsia" w:hAnsiTheme="minorHAnsi"/>
          <w:noProof/>
          <w:sz w:val="22"/>
          <w:lang w:eastAsia="ru-RU"/>
        </w:rPr>
      </w:pPr>
      <w:del w:id="123" w:author="Anton Log" w:date="2023-05-10T17:34:00Z">
        <w:r w:rsidRPr="008A5373" w:rsidDel="008A5373">
          <w:rPr>
            <w:rPrChange w:id="124" w:author="Anton Log" w:date="2023-05-10T17:34:00Z">
              <w:rPr>
                <w:rStyle w:val="aff"/>
                <w:noProof/>
              </w:rPr>
            </w:rPrChange>
          </w:rPr>
          <w:delText>2.4</w:delText>
        </w:r>
        <w:r w:rsidDel="008A537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A5373" w:rsidDel="008A5373">
          <w:rPr>
            <w:rPrChange w:id="125" w:author="Anton Log" w:date="2023-05-10T17:34:00Z">
              <w:rPr>
                <w:rStyle w:val="aff"/>
                <w:noProof/>
              </w:rPr>
            </w:rPrChange>
          </w:rPr>
          <w:delText>Система здоровья и неуязвимости</w:delText>
        </w:r>
        <w:r w:rsidDel="008A5373">
          <w:rPr>
            <w:noProof/>
            <w:webHidden/>
          </w:rPr>
          <w:tab/>
          <w:delText>21</w:delText>
        </w:r>
      </w:del>
    </w:p>
    <w:p w14:paraId="053EA415" w14:textId="78D82362" w:rsidR="008B511F" w:rsidDel="008A5373" w:rsidRDefault="008B511F">
      <w:pPr>
        <w:pStyle w:val="24"/>
        <w:rPr>
          <w:del w:id="126" w:author="Anton Log" w:date="2023-05-10T17:34:00Z"/>
          <w:rFonts w:asciiTheme="minorHAnsi" w:eastAsiaTheme="minorEastAsia" w:hAnsiTheme="minorHAnsi"/>
          <w:noProof/>
          <w:sz w:val="22"/>
          <w:lang w:eastAsia="ru-RU"/>
        </w:rPr>
      </w:pPr>
      <w:del w:id="127" w:author="Anton Log" w:date="2023-05-10T17:34:00Z">
        <w:r w:rsidRPr="008A5373" w:rsidDel="008A5373">
          <w:rPr>
            <w:rPrChange w:id="128" w:author="Anton Log" w:date="2023-05-10T17:34:00Z">
              <w:rPr>
                <w:rStyle w:val="aff"/>
                <w:noProof/>
              </w:rPr>
            </w:rPrChange>
          </w:rPr>
          <w:delText>2.5</w:delText>
        </w:r>
        <w:r w:rsidDel="008A537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A5373" w:rsidDel="008A5373">
          <w:rPr>
            <w:rPrChange w:id="129" w:author="Anton Log" w:date="2023-05-10T17:34:00Z">
              <w:rPr>
                <w:rStyle w:val="aff"/>
                <w:noProof/>
              </w:rPr>
            </w:rPrChange>
          </w:rPr>
          <w:delText>Реализация рукопашного боя игрового персонажа</w:delText>
        </w:r>
        <w:r w:rsidDel="008A5373">
          <w:rPr>
            <w:noProof/>
            <w:webHidden/>
          </w:rPr>
          <w:tab/>
          <w:delText>23</w:delText>
        </w:r>
      </w:del>
    </w:p>
    <w:p w14:paraId="4F297439" w14:textId="752A750F" w:rsidR="008B511F" w:rsidDel="008A5373" w:rsidRDefault="008B511F">
      <w:pPr>
        <w:pStyle w:val="24"/>
        <w:rPr>
          <w:del w:id="130" w:author="Anton Log" w:date="2023-05-10T17:34:00Z"/>
          <w:rFonts w:asciiTheme="minorHAnsi" w:eastAsiaTheme="minorEastAsia" w:hAnsiTheme="minorHAnsi"/>
          <w:noProof/>
          <w:sz w:val="22"/>
          <w:lang w:eastAsia="ru-RU"/>
        </w:rPr>
      </w:pPr>
      <w:del w:id="131" w:author="Anton Log" w:date="2023-05-10T17:34:00Z">
        <w:r w:rsidRPr="008A5373" w:rsidDel="008A5373">
          <w:rPr>
            <w:rPrChange w:id="132" w:author="Anton Log" w:date="2023-05-10T17:34:00Z">
              <w:rPr>
                <w:rStyle w:val="aff"/>
                <w:noProof/>
              </w:rPr>
            </w:rPrChange>
          </w:rPr>
          <w:delText>2.6</w:delText>
        </w:r>
        <w:r w:rsidDel="008A537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A5373" w:rsidDel="008A5373">
          <w:rPr>
            <w:rPrChange w:id="133" w:author="Anton Log" w:date="2023-05-10T17:34:00Z">
              <w:rPr>
                <w:rStyle w:val="aff"/>
                <w:noProof/>
              </w:rPr>
            </w:rPrChange>
          </w:rPr>
          <w:delText>Программная реализация препятствий и противников</w:delText>
        </w:r>
        <w:r w:rsidDel="008A5373">
          <w:rPr>
            <w:noProof/>
            <w:webHidden/>
          </w:rPr>
          <w:tab/>
          <w:delText>24</w:delText>
        </w:r>
      </w:del>
    </w:p>
    <w:p w14:paraId="045C8A33" w14:textId="7CEF0459" w:rsidR="008B511F" w:rsidDel="008A5373" w:rsidRDefault="008B511F">
      <w:pPr>
        <w:pStyle w:val="24"/>
        <w:rPr>
          <w:del w:id="134" w:author="Anton Log" w:date="2023-05-10T17:34:00Z"/>
          <w:rFonts w:asciiTheme="minorHAnsi" w:eastAsiaTheme="minorEastAsia" w:hAnsiTheme="minorHAnsi"/>
          <w:noProof/>
          <w:sz w:val="22"/>
          <w:lang w:eastAsia="ru-RU"/>
        </w:rPr>
      </w:pPr>
      <w:del w:id="135" w:author="Anton Log" w:date="2023-05-10T17:34:00Z">
        <w:r w:rsidRPr="008A5373" w:rsidDel="008A5373">
          <w:rPr>
            <w:rPrChange w:id="136" w:author="Anton Log" w:date="2023-05-10T17:34:00Z">
              <w:rPr>
                <w:rStyle w:val="aff"/>
                <w:noProof/>
              </w:rPr>
            </w:rPrChange>
          </w:rPr>
          <w:delText>2.7</w:delText>
        </w:r>
        <w:r w:rsidDel="008A537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A5373" w:rsidDel="008A5373">
          <w:rPr>
            <w:rPrChange w:id="137" w:author="Anton Log" w:date="2023-05-10T17:34:00Z">
              <w:rPr>
                <w:rStyle w:val="aff"/>
                <w:noProof/>
              </w:rPr>
            </w:rPrChange>
          </w:rPr>
          <w:delText>Создание игровых систем</w:delText>
        </w:r>
        <w:r w:rsidDel="008A5373">
          <w:rPr>
            <w:noProof/>
            <w:webHidden/>
          </w:rPr>
          <w:tab/>
          <w:delText>25</w:delText>
        </w:r>
      </w:del>
    </w:p>
    <w:p w14:paraId="6D2E71AF" w14:textId="3DC8E4A7" w:rsidR="008B511F" w:rsidDel="008A5373" w:rsidRDefault="008B511F">
      <w:pPr>
        <w:pStyle w:val="24"/>
        <w:rPr>
          <w:del w:id="138" w:author="Anton Log" w:date="2023-05-10T17:34:00Z"/>
          <w:rFonts w:asciiTheme="minorHAnsi" w:eastAsiaTheme="minorEastAsia" w:hAnsiTheme="minorHAnsi"/>
          <w:noProof/>
          <w:sz w:val="22"/>
          <w:lang w:eastAsia="ru-RU"/>
        </w:rPr>
      </w:pPr>
      <w:del w:id="139" w:author="Anton Log" w:date="2023-05-10T17:34:00Z">
        <w:r w:rsidRPr="008A5373" w:rsidDel="008A5373">
          <w:rPr>
            <w:rPrChange w:id="140" w:author="Anton Log" w:date="2023-05-10T17:34:00Z">
              <w:rPr>
                <w:rStyle w:val="aff"/>
                <w:noProof/>
              </w:rPr>
            </w:rPrChange>
          </w:rPr>
          <w:delText>2.8</w:delText>
        </w:r>
        <w:r w:rsidDel="008A537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A5373" w:rsidDel="008A5373">
          <w:rPr>
            <w:rPrChange w:id="141" w:author="Anton Log" w:date="2023-05-10T17:34:00Z">
              <w:rPr>
                <w:rStyle w:val="aff"/>
                <w:noProof/>
              </w:rPr>
            </w:rPrChange>
          </w:rPr>
          <w:delText>Разработка бонусов</w:delText>
        </w:r>
        <w:r w:rsidDel="008A5373">
          <w:rPr>
            <w:noProof/>
            <w:webHidden/>
          </w:rPr>
          <w:tab/>
          <w:delText>27</w:delText>
        </w:r>
      </w:del>
    </w:p>
    <w:p w14:paraId="29CC3864" w14:textId="535A29C1" w:rsidR="008B511F" w:rsidDel="008A5373" w:rsidRDefault="008B511F">
      <w:pPr>
        <w:pStyle w:val="24"/>
        <w:rPr>
          <w:del w:id="142" w:author="Anton Log" w:date="2023-05-10T17:34:00Z"/>
          <w:rFonts w:asciiTheme="minorHAnsi" w:eastAsiaTheme="minorEastAsia" w:hAnsiTheme="minorHAnsi"/>
          <w:noProof/>
          <w:sz w:val="22"/>
          <w:lang w:eastAsia="ru-RU"/>
        </w:rPr>
      </w:pPr>
      <w:del w:id="143" w:author="Anton Log" w:date="2023-05-10T17:34:00Z">
        <w:r w:rsidRPr="008A5373" w:rsidDel="008A5373">
          <w:rPr>
            <w:rPrChange w:id="144" w:author="Anton Log" w:date="2023-05-10T17:34:00Z">
              <w:rPr>
                <w:rStyle w:val="aff"/>
                <w:noProof/>
              </w:rPr>
            </w:rPrChange>
          </w:rPr>
          <w:delText>2.9</w:delText>
        </w:r>
        <w:r w:rsidDel="008A537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A5373" w:rsidDel="008A5373">
          <w:rPr>
            <w:rPrChange w:id="145" w:author="Anton Log" w:date="2023-05-10T17:34:00Z">
              <w:rPr>
                <w:rStyle w:val="aff"/>
                <w:noProof/>
              </w:rPr>
            </w:rPrChange>
          </w:rPr>
          <w:delText>Проектирование пользовательского интерфейса</w:delText>
        </w:r>
        <w:r w:rsidDel="008A5373">
          <w:rPr>
            <w:noProof/>
            <w:webHidden/>
          </w:rPr>
          <w:tab/>
          <w:delText>29</w:delText>
        </w:r>
      </w:del>
    </w:p>
    <w:p w14:paraId="1A9C2ADF" w14:textId="69F2A686" w:rsidR="008B511F" w:rsidDel="008A5373" w:rsidRDefault="008B511F">
      <w:pPr>
        <w:pStyle w:val="24"/>
        <w:tabs>
          <w:tab w:val="left" w:pos="1960"/>
        </w:tabs>
        <w:rPr>
          <w:del w:id="146" w:author="Anton Log" w:date="2023-05-10T17:34:00Z"/>
          <w:rFonts w:asciiTheme="minorHAnsi" w:eastAsiaTheme="minorEastAsia" w:hAnsiTheme="minorHAnsi"/>
          <w:noProof/>
          <w:sz w:val="22"/>
          <w:lang w:eastAsia="ru-RU"/>
        </w:rPr>
      </w:pPr>
      <w:del w:id="147" w:author="Anton Log" w:date="2023-05-10T17:34:00Z">
        <w:r w:rsidRPr="008A5373" w:rsidDel="008A5373">
          <w:rPr>
            <w:rPrChange w:id="148" w:author="Anton Log" w:date="2023-05-10T17:34:00Z">
              <w:rPr>
                <w:rStyle w:val="aff"/>
                <w:noProof/>
              </w:rPr>
            </w:rPrChange>
          </w:rPr>
          <w:delText>2.10</w:delText>
        </w:r>
        <w:r w:rsidDel="008A537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A5373" w:rsidDel="008A5373">
          <w:rPr>
            <w:rPrChange w:id="149" w:author="Anton Log" w:date="2023-05-10T17:34:00Z">
              <w:rPr>
                <w:rStyle w:val="aff"/>
                <w:noProof/>
              </w:rPr>
            </w:rPrChange>
          </w:rPr>
          <w:delText>Создание анимации</w:delText>
        </w:r>
        <w:r w:rsidDel="008A5373">
          <w:rPr>
            <w:noProof/>
            <w:webHidden/>
          </w:rPr>
          <w:tab/>
          <w:delText>32</w:delText>
        </w:r>
      </w:del>
    </w:p>
    <w:p w14:paraId="74257EFB" w14:textId="15FA0BAD" w:rsidR="008B511F" w:rsidDel="008A5373" w:rsidRDefault="008B511F" w:rsidP="008B511F">
      <w:pPr>
        <w:pStyle w:val="12"/>
        <w:rPr>
          <w:del w:id="150" w:author="Anton Log" w:date="2023-05-10T17:34:00Z"/>
          <w:rFonts w:asciiTheme="minorHAnsi" w:eastAsiaTheme="minorEastAsia" w:hAnsiTheme="minorHAnsi"/>
          <w:sz w:val="22"/>
          <w:lang w:eastAsia="ru-RU"/>
        </w:rPr>
      </w:pPr>
      <w:del w:id="151" w:author="Anton Log" w:date="2023-05-10T17:34:00Z">
        <w:r w:rsidRPr="008A5373" w:rsidDel="008A5373">
          <w:rPr>
            <w:rPrChange w:id="152" w:author="Anton Log" w:date="2023-05-10T17:34:00Z">
              <w:rPr>
                <w:rStyle w:val="aff"/>
                <w:caps w:val="0"/>
              </w:rPr>
            </w:rPrChange>
          </w:rPr>
          <w:delText>Заключение</w:delText>
        </w:r>
        <w:r w:rsidDel="008A5373">
          <w:rPr>
            <w:webHidden/>
          </w:rPr>
          <w:tab/>
          <w:delText>34</w:delText>
        </w:r>
      </w:del>
    </w:p>
    <w:p w14:paraId="5D855872" w14:textId="2D845DF1" w:rsidR="008B511F" w:rsidDel="008A5373" w:rsidRDefault="008B511F" w:rsidP="008B511F">
      <w:pPr>
        <w:pStyle w:val="12"/>
        <w:rPr>
          <w:del w:id="153" w:author="Anton Log" w:date="2023-05-10T17:34:00Z"/>
          <w:rFonts w:asciiTheme="minorHAnsi" w:eastAsiaTheme="minorEastAsia" w:hAnsiTheme="minorHAnsi"/>
          <w:sz w:val="22"/>
          <w:lang w:eastAsia="ru-RU"/>
        </w:rPr>
      </w:pPr>
      <w:del w:id="154" w:author="Anton Log" w:date="2023-05-10T17:34:00Z">
        <w:r w:rsidRPr="008A5373" w:rsidDel="008A5373">
          <w:rPr>
            <w:rPrChange w:id="155" w:author="Anton Log" w:date="2023-05-10T17:34:00Z">
              <w:rPr>
                <w:rStyle w:val="aff"/>
                <w:caps w:val="0"/>
              </w:rPr>
            </w:rPrChange>
          </w:rPr>
          <w:delText>СПИСОК ИСПОЛЬЗОВАННОЙ ЛИТЕРАТУРЫ</w:delText>
        </w:r>
        <w:r w:rsidDel="008A5373">
          <w:rPr>
            <w:webHidden/>
          </w:rPr>
          <w:tab/>
          <w:delText>35</w:delText>
        </w:r>
      </w:del>
    </w:p>
    <w:p w14:paraId="5F9EF197" w14:textId="6D69345D" w:rsidR="008B511F" w:rsidDel="008A5373" w:rsidRDefault="008B511F" w:rsidP="008B511F">
      <w:pPr>
        <w:pStyle w:val="12"/>
        <w:rPr>
          <w:del w:id="156" w:author="Anton Log" w:date="2023-05-10T17:34:00Z"/>
          <w:rFonts w:asciiTheme="minorHAnsi" w:eastAsiaTheme="minorEastAsia" w:hAnsiTheme="minorHAnsi"/>
          <w:sz w:val="22"/>
          <w:lang w:eastAsia="ru-RU"/>
        </w:rPr>
      </w:pPr>
      <w:del w:id="157" w:author="Anton Log" w:date="2023-05-10T17:34:00Z">
        <w:r w:rsidRPr="008A5373" w:rsidDel="008A5373">
          <w:rPr>
            <w:rPrChange w:id="158" w:author="Anton Log" w:date="2023-05-10T17:34:00Z">
              <w:rPr>
                <w:rStyle w:val="aff"/>
                <w:caps w:val="0"/>
              </w:rPr>
            </w:rPrChange>
          </w:rPr>
          <w:delText>Приложения</w:delText>
        </w:r>
        <w:r w:rsidDel="008A5373">
          <w:rPr>
            <w:webHidden/>
          </w:rPr>
          <w:tab/>
          <w:delText>36</w:delText>
        </w:r>
      </w:del>
    </w:p>
    <w:p w14:paraId="2233712D" w14:textId="4F031275" w:rsidR="009E48B6" w:rsidRDefault="00481B9A" w:rsidP="000772EE">
      <w:pPr>
        <w:ind w:firstLine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fldChar w:fldCharType="end"/>
      </w:r>
    </w:p>
    <w:p w14:paraId="5691CBA6" w14:textId="77777777" w:rsidR="009E48B6" w:rsidRDefault="009E48B6">
      <w:pPr>
        <w:spacing w:line="240" w:lineRule="auto"/>
        <w:ind w:firstLine="0"/>
        <w:contextualSpacing w:val="0"/>
        <w:jc w:val="left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br w:type="page"/>
      </w:r>
    </w:p>
    <w:p w14:paraId="52C19BAF" w14:textId="2F1B0469" w:rsidR="000A7DDB" w:rsidRPr="000A7DDB" w:rsidDel="00C95566" w:rsidRDefault="000A7DDB" w:rsidP="000772EE">
      <w:pPr>
        <w:ind w:firstLine="0"/>
        <w:rPr>
          <w:del w:id="159" w:author="AdminNB" w:date="2023-05-10T19:20:00Z"/>
        </w:rPr>
      </w:pPr>
    </w:p>
    <w:p w14:paraId="2F351698" w14:textId="77777777" w:rsidR="005F3056" w:rsidRPr="002B4FFA" w:rsidRDefault="005F3056" w:rsidP="005F3056">
      <w:pPr>
        <w:pStyle w:val="affa"/>
      </w:pPr>
      <w:bookmarkStart w:id="160" w:name="_Toc134632466"/>
      <w:r w:rsidRPr="002B4FFA">
        <w:t>Введение</w:t>
      </w:r>
      <w:bookmarkEnd w:id="160"/>
    </w:p>
    <w:p w14:paraId="22B08609" w14:textId="0231D05A" w:rsidR="005F3056" w:rsidRPr="004D00AF" w:rsidRDefault="005F3056" w:rsidP="005F3056">
      <w:pPr>
        <w:ind w:firstLine="708"/>
        <w:contextualSpacing w:val="0"/>
      </w:pPr>
      <w:r w:rsidRPr="004D00AF">
        <w:t xml:space="preserve">Видеоигры </w:t>
      </w:r>
      <w:r>
        <w:t xml:space="preserve">– </w:t>
      </w:r>
      <w:r w:rsidRPr="004D00AF">
        <w:t>это не только популярное развлечение для детей и взрослых, но и масштабная</w:t>
      </w:r>
      <w:r>
        <w:t xml:space="preserve"> современная</w:t>
      </w:r>
      <w:r w:rsidRPr="004D00AF">
        <w:t xml:space="preserve"> индустрия. Согласно журналу </w:t>
      </w:r>
      <w:proofErr w:type="spellStart"/>
      <w:r w:rsidRPr="004D00AF">
        <w:t>Forbes</w:t>
      </w:r>
      <w:proofErr w:type="spellEnd"/>
      <w:r w:rsidRPr="004D00AF">
        <w:t xml:space="preserve">, </w:t>
      </w:r>
      <w:r>
        <w:t xml:space="preserve">ее </w:t>
      </w:r>
      <w:r w:rsidRPr="004D00AF">
        <w:t>прибыль исчисляется миллиардами долларов, а количество игроков по всему миру составляет более 2.5 миллиардов</w:t>
      </w:r>
      <w:ins w:id="161" w:author="AdminNB" w:date="2023-05-10T19:20:00Z">
        <w:r w:rsidR="007B2EFE" w:rsidRPr="007B2EFE">
          <w:rPr>
            <w:rPrChange w:id="162" w:author="AdminNB" w:date="2023-05-10T19:20:00Z">
              <w:rPr>
                <w:lang w:val="en-US"/>
              </w:rPr>
            </w:rPrChange>
          </w:rPr>
          <w:t xml:space="preserve"> </w:t>
        </w:r>
        <w:r w:rsidR="00163650" w:rsidRPr="00084B77">
          <w:t>[1</w:t>
        </w:r>
        <w:r w:rsidR="000D4E2F" w:rsidRPr="000D4E2F">
          <w:rPr>
            <w:rPrChange w:id="163" w:author="AdminNB" w:date="2023-05-10T19:20:00Z">
              <w:rPr>
                <w:lang w:val="en-US"/>
              </w:rPr>
            </w:rPrChange>
          </w:rPr>
          <w:t>]</w:t>
        </w:r>
      </w:ins>
      <w:r w:rsidRPr="004D00AF">
        <w:t>. Разрабатывают и продают видеоигры как крупнейшие студии, так и независимые разработчики.</w:t>
      </w:r>
      <w:r>
        <w:t xml:space="preserve"> Технологии разработки, такие как </w:t>
      </w:r>
      <w:r>
        <w:rPr>
          <w:lang w:val="en-US"/>
        </w:rPr>
        <w:t>Unity</w:t>
      </w:r>
      <w:r w:rsidRPr="004D00AF">
        <w:t xml:space="preserve"> </w:t>
      </w:r>
      <w:r>
        <w:t xml:space="preserve">и </w:t>
      </w:r>
      <w:r>
        <w:rPr>
          <w:lang w:val="en-US"/>
        </w:rPr>
        <w:t>Unreal</w:t>
      </w:r>
      <w:r w:rsidRPr="004D00AF">
        <w:t xml:space="preserve"> </w:t>
      </w:r>
      <w:r>
        <w:rPr>
          <w:lang w:val="en-US"/>
        </w:rPr>
        <w:t>Engine</w:t>
      </w:r>
      <w:r>
        <w:t xml:space="preserve">, доступны бесплатно для обучения и коммерческого использования. Распространение собственных видеоигр на крупных торговых площадках, например, </w:t>
      </w:r>
      <w:r>
        <w:rPr>
          <w:lang w:val="en-US"/>
        </w:rPr>
        <w:t>Steam</w:t>
      </w:r>
      <w:r>
        <w:t xml:space="preserve"> или </w:t>
      </w:r>
      <w:r>
        <w:rPr>
          <w:lang w:val="en-US"/>
        </w:rPr>
        <w:t>Epic</w:t>
      </w:r>
      <w:r>
        <w:t xml:space="preserve"> </w:t>
      </w:r>
      <w:r>
        <w:rPr>
          <w:lang w:val="en-US"/>
        </w:rPr>
        <w:t>Games</w:t>
      </w:r>
      <w:r>
        <w:t xml:space="preserve"> </w:t>
      </w:r>
      <w:r>
        <w:rPr>
          <w:lang w:val="en-US"/>
        </w:rPr>
        <w:t>Store</w:t>
      </w:r>
      <w:r>
        <w:t>, доступно любым разработчикам без участия издателей.</w:t>
      </w:r>
    </w:p>
    <w:p w14:paraId="6912BF50" w14:textId="77777777" w:rsidR="005F3056" w:rsidRDefault="005F3056" w:rsidP="005F3056">
      <w:pPr>
        <w:ind w:firstLine="708"/>
        <w:contextualSpacing w:val="0"/>
      </w:pPr>
      <w:r w:rsidRPr="004D00AF">
        <w:t>Видеоигровая индустрия быстро развивается и является чрезвычайно востребованной, что обуславливает ценность знаний о технологиях разработки видеоигр и обеспечивает актуальность работы.</w:t>
      </w:r>
    </w:p>
    <w:p w14:paraId="0F425B2C" w14:textId="0B29E7F5" w:rsidR="005F3056" w:rsidRPr="004D00AF" w:rsidRDefault="005F3056" w:rsidP="005F3056">
      <w:pPr>
        <w:ind w:firstLine="708"/>
        <w:contextualSpacing w:val="0"/>
      </w:pPr>
      <w:r>
        <w:t>Существует большое количество жанров видеоигр, однако одними из старейших и простых в реализации являются «игры-</w:t>
      </w:r>
      <w:proofErr w:type="spellStart"/>
      <w:r>
        <w:t>платформеры</w:t>
      </w:r>
      <w:proofErr w:type="spellEnd"/>
      <w:r w:rsidR="000D3BA1">
        <w:t>»</w:t>
      </w:r>
      <w:r w:rsidR="00F52A33">
        <w:t>, в ча</w:t>
      </w:r>
      <w:r w:rsidR="00FE7664">
        <w:t>с</w:t>
      </w:r>
      <w:r w:rsidR="00F52A33">
        <w:t xml:space="preserve">тности, особую популярность </w:t>
      </w:r>
      <w:ins w:id="164" w:author="AdminNB" w:date="2023-05-10T19:19:00Z">
        <w:r w:rsidR="00274306">
          <w:t>получил</w:t>
        </w:r>
        <w:r w:rsidR="00FF0C0A">
          <w:t xml:space="preserve"> </w:t>
        </w:r>
      </w:ins>
      <w:del w:id="165" w:author="AdminNB" w:date="2023-05-10T19:19:00Z">
        <w:r w:rsidR="00F52A33" w:rsidDel="00274306">
          <w:delText xml:space="preserve">снискал </w:delText>
        </w:r>
      </w:del>
      <w:proofErr w:type="spellStart"/>
      <w:r w:rsidR="00F52A33">
        <w:t>поджанр</w:t>
      </w:r>
      <w:proofErr w:type="spellEnd"/>
      <w:r w:rsidR="00F52A33">
        <w:t xml:space="preserve"> «бесконечный </w:t>
      </w:r>
      <w:proofErr w:type="spellStart"/>
      <w:r w:rsidR="00F52A33">
        <w:t>раннер</w:t>
      </w:r>
      <w:proofErr w:type="spellEnd"/>
      <w:r w:rsidR="00F52A33">
        <w:t>»(или «бесконечный бег»).</w:t>
      </w:r>
    </w:p>
    <w:p w14:paraId="7FB06B2A" w14:textId="39495DC6" w:rsidR="005F3056" w:rsidRPr="004D00AF" w:rsidRDefault="005F3056" w:rsidP="005F3056">
      <w:pPr>
        <w:ind w:firstLine="708"/>
        <w:contextualSpacing w:val="0"/>
      </w:pPr>
      <w:r w:rsidRPr="004D00AF">
        <w:t xml:space="preserve">Целью курсового проекта является изучение </w:t>
      </w:r>
      <w:r>
        <w:t>технологий для разработки компьютерных игр и создание «игры-</w:t>
      </w:r>
      <w:proofErr w:type="spellStart"/>
      <w:r w:rsidR="000D3BA1">
        <w:t>раннера</w:t>
      </w:r>
      <w:proofErr w:type="spellEnd"/>
      <w:r>
        <w:t>» с их помощью.</w:t>
      </w:r>
    </w:p>
    <w:p w14:paraId="2E0C35B3" w14:textId="77777777" w:rsidR="005F3056" w:rsidRPr="004D00AF" w:rsidRDefault="005F3056" w:rsidP="005F3056">
      <w:pPr>
        <w:ind w:firstLine="360"/>
        <w:contextualSpacing w:val="0"/>
      </w:pPr>
      <w:r w:rsidRPr="004D00AF">
        <w:t>Для достижения указанной цели были сформулированы следующие задачи:</w:t>
      </w:r>
    </w:p>
    <w:p w14:paraId="2574EF38" w14:textId="54AE233D" w:rsidR="005F3056" w:rsidRPr="004D00AF" w:rsidRDefault="005F3056" w:rsidP="005D389B">
      <w:pPr>
        <w:pStyle w:val="ae"/>
        <w:numPr>
          <w:ilvl w:val="0"/>
          <w:numId w:val="8"/>
        </w:numPr>
        <w:contextualSpacing w:val="0"/>
      </w:pPr>
      <w:r>
        <w:t>Провести сравнительный анализ компьютерных игр жанра «</w:t>
      </w:r>
      <w:r w:rsidR="00E2326A">
        <w:t xml:space="preserve">бесконечный </w:t>
      </w:r>
      <w:proofErr w:type="spellStart"/>
      <w:r w:rsidR="00E2326A">
        <w:t>раннер</w:t>
      </w:r>
      <w:proofErr w:type="spellEnd"/>
      <w:r>
        <w:t>».</w:t>
      </w:r>
    </w:p>
    <w:p w14:paraId="1209ECFF" w14:textId="17C64A63" w:rsidR="005F3056" w:rsidRPr="004D00AF" w:rsidRDefault="005F3056" w:rsidP="005D389B">
      <w:pPr>
        <w:pStyle w:val="ae"/>
        <w:numPr>
          <w:ilvl w:val="0"/>
          <w:numId w:val="8"/>
        </w:numPr>
        <w:contextualSpacing w:val="0"/>
      </w:pPr>
      <w:r>
        <w:t xml:space="preserve">Изучить платформы для разработки компьютерных игр </w:t>
      </w:r>
      <w:r>
        <w:rPr>
          <w:lang w:val="en-US"/>
        </w:rPr>
        <w:t>Unreal</w:t>
      </w:r>
      <w:r w:rsidRPr="003211B0">
        <w:t xml:space="preserve"> </w:t>
      </w:r>
      <w:r>
        <w:rPr>
          <w:lang w:val="en-US"/>
        </w:rPr>
        <w:t>Engine</w:t>
      </w:r>
      <w:r w:rsidRPr="003211B0">
        <w:t xml:space="preserve"> </w:t>
      </w:r>
      <w:r>
        <w:t xml:space="preserve">и </w:t>
      </w:r>
      <w:r>
        <w:rPr>
          <w:lang w:val="en-US"/>
        </w:rPr>
        <w:t>Unity</w:t>
      </w:r>
      <w:r>
        <w:t>, провести сравнение и выбрать подходящую для разработки компьютерной 2</w:t>
      </w:r>
      <w:r>
        <w:rPr>
          <w:lang w:val="en-US"/>
        </w:rPr>
        <w:t>D</w:t>
      </w:r>
      <w:r w:rsidRPr="0009167B">
        <w:t>-</w:t>
      </w:r>
      <w:r>
        <w:t>игры</w:t>
      </w:r>
      <w:del w:id="166" w:author="AdminNB" w:date="2023-05-10T19:19:00Z">
        <w:r w:rsidDel="00F22F99">
          <w:delText xml:space="preserve"> жанра </w:delText>
        </w:r>
        <w:r w:rsidR="003D1CEA" w:rsidDel="00F22F99">
          <w:delText xml:space="preserve">бесконечный </w:delText>
        </w:r>
        <w:r w:rsidR="002E5B23" w:rsidDel="00F22F99">
          <w:delText>бег</w:delText>
        </w:r>
      </w:del>
      <w:r>
        <w:t>.</w:t>
      </w:r>
    </w:p>
    <w:p w14:paraId="21D5A836" w14:textId="05A54449" w:rsidR="005F3056" w:rsidRPr="004D00AF" w:rsidRDefault="005F3056" w:rsidP="005D389B">
      <w:pPr>
        <w:pStyle w:val="ae"/>
        <w:numPr>
          <w:ilvl w:val="0"/>
          <w:numId w:val="8"/>
        </w:numPr>
        <w:contextualSpacing w:val="0"/>
      </w:pPr>
      <w:r>
        <w:t>Спроект</w:t>
      </w:r>
      <w:r w:rsidR="00A52315">
        <w:t>и</w:t>
      </w:r>
      <w:r>
        <w:t>ровать правила игры.</w:t>
      </w:r>
    </w:p>
    <w:p w14:paraId="1CA2F497" w14:textId="77777777" w:rsidR="005F3056" w:rsidRDefault="005F3056" w:rsidP="005D389B">
      <w:pPr>
        <w:pStyle w:val="ae"/>
        <w:numPr>
          <w:ilvl w:val="0"/>
          <w:numId w:val="8"/>
        </w:numPr>
        <w:contextualSpacing w:val="0"/>
      </w:pPr>
      <w:r>
        <w:t>Реализовать спроектированные правила игры с помощью выбранных технологий разработки.</w:t>
      </w:r>
    </w:p>
    <w:p w14:paraId="328DF795" w14:textId="477442E2" w:rsidR="005F3056" w:rsidRPr="00D641A7" w:rsidRDefault="005F3056" w:rsidP="005D389B">
      <w:pPr>
        <w:pStyle w:val="ae"/>
        <w:numPr>
          <w:ilvl w:val="0"/>
          <w:numId w:val="8"/>
        </w:numPr>
        <w:contextualSpacing w:val="0"/>
      </w:pPr>
      <w:r>
        <w:t>Разработать пользовательский интерфейс игры, оформить визуальное представление</w:t>
      </w:r>
      <w:ins w:id="167" w:author="AdminNB" w:date="2023-05-10T19:50:00Z">
        <w:r w:rsidR="00B51DCD">
          <w:t xml:space="preserve"> </w:t>
        </w:r>
      </w:ins>
      <w:del w:id="168" w:author="AdminNB" w:date="2023-05-10T19:50:00Z">
        <w:r w:rsidDel="00B51DCD">
          <w:delText xml:space="preserve"> игры </w:delText>
        </w:r>
      </w:del>
      <w:r>
        <w:t>и анимации с использованием готовых</w:t>
      </w:r>
      <w:r w:rsidRPr="0009167B">
        <w:t xml:space="preserve"> </w:t>
      </w:r>
      <w:r>
        <w:t>компонентов и собственных.</w:t>
      </w:r>
    </w:p>
    <w:p w14:paraId="41D2741C" w14:textId="186913B0" w:rsidR="0038271B" w:rsidRDefault="002B4FFA" w:rsidP="000772EE">
      <w:pPr>
        <w:pStyle w:val="affa"/>
      </w:pPr>
      <w:bookmarkStart w:id="169" w:name="_Toc134632467"/>
      <w:r>
        <w:lastRenderedPageBreak/>
        <w:t xml:space="preserve">Глава 1 </w:t>
      </w:r>
      <w:ins w:id="170" w:author="AdminNB" w:date="2023-05-09T22:05:00Z">
        <w:r w:rsidR="00AF5498">
          <w:t>Обзор предметной области</w:t>
        </w:r>
      </w:ins>
      <w:ins w:id="171" w:author="AdminNB" w:date="2023-05-09T22:04:00Z">
        <w:r w:rsidR="00AF5498">
          <w:t xml:space="preserve">, </w:t>
        </w:r>
      </w:ins>
      <w:del w:id="172" w:author="AdminNB" w:date="2023-05-09T22:02:00Z">
        <w:r w:rsidR="00012898" w:rsidDel="004A7F65">
          <w:delText xml:space="preserve">Обзор </w:delText>
        </w:r>
      </w:del>
      <w:ins w:id="173" w:author="AdminNB" w:date="2023-05-09T22:02:00Z">
        <w:r w:rsidR="004A7F65">
          <w:t>Выбор технологий разработки</w:t>
        </w:r>
      </w:ins>
      <w:del w:id="174" w:author="AdminNB" w:date="2023-05-09T22:03:00Z">
        <w:r w:rsidR="00012898" w:rsidDel="004A7F65">
          <w:delText>игровой платформы</w:delText>
        </w:r>
      </w:del>
      <w:r w:rsidR="00012898">
        <w:t xml:space="preserve"> </w:t>
      </w:r>
      <w:r w:rsidR="0038271B" w:rsidRPr="004F7727">
        <w:t xml:space="preserve">и </w:t>
      </w:r>
      <w:ins w:id="175" w:author="AdminNB" w:date="2023-05-09T22:03:00Z">
        <w:r w:rsidR="004A7F65">
          <w:t xml:space="preserve">сравнительный </w:t>
        </w:r>
      </w:ins>
      <w:r w:rsidR="0038271B" w:rsidRPr="004F7727">
        <w:t xml:space="preserve">Анализ </w:t>
      </w:r>
      <w:ins w:id="176" w:author="AdminNB" w:date="2023-05-09T22:03:00Z">
        <w:r w:rsidR="004A7F65">
          <w:t>игр-</w:t>
        </w:r>
      </w:ins>
      <w:r w:rsidR="0038271B" w:rsidRPr="004F7727">
        <w:t>аналогов</w:t>
      </w:r>
      <w:bookmarkEnd w:id="169"/>
    </w:p>
    <w:p w14:paraId="7F4BC999" w14:textId="07B4B81C" w:rsidR="004A21F2" w:rsidRDefault="00AF5498" w:rsidP="004A21F2">
      <w:pPr>
        <w:pStyle w:val="11"/>
      </w:pPr>
      <w:bookmarkStart w:id="177" w:name="_Toc134632468"/>
      <w:ins w:id="178" w:author="AdminNB" w:date="2023-05-09T22:05:00Z">
        <w:r>
          <w:t>Предметная область</w:t>
        </w:r>
      </w:ins>
      <w:ins w:id="179" w:author="AdminNB" w:date="2023-05-09T22:06:00Z">
        <w:r>
          <w:t>: в</w:t>
        </w:r>
      </w:ins>
      <w:del w:id="180" w:author="AdminNB" w:date="2023-05-09T22:03:00Z">
        <w:r w:rsidR="004A21F2" w:rsidDel="00AF5498">
          <w:delText>Обзор жанра</w:delText>
        </w:r>
      </w:del>
      <w:del w:id="181" w:author="AdminNB" w:date="2023-05-09T22:04:00Z">
        <w:r w:rsidR="004A21F2" w:rsidDel="00AF5498">
          <w:delText xml:space="preserve"> игры</w:delText>
        </w:r>
      </w:del>
      <w:ins w:id="182" w:author="AdminNB" w:date="2023-05-09T22:04:00Z">
        <w:r>
          <w:t>идеоигрово</w:t>
        </w:r>
      </w:ins>
      <w:ins w:id="183" w:author="AdminNB" w:date="2023-05-09T22:05:00Z">
        <w:r>
          <w:t>й</w:t>
        </w:r>
      </w:ins>
      <w:ins w:id="184" w:author="AdminNB" w:date="2023-05-09T22:04:00Z">
        <w:r>
          <w:t xml:space="preserve"> жанр «</w:t>
        </w:r>
        <w:proofErr w:type="spellStart"/>
        <w:r>
          <w:t>платформер</w:t>
        </w:r>
        <w:proofErr w:type="spellEnd"/>
        <w:r>
          <w:t xml:space="preserve">» и его </w:t>
        </w:r>
        <w:proofErr w:type="spellStart"/>
        <w:r>
          <w:t>поджанр</w:t>
        </w:r>
        <w:proofErr w:type="spellEnd"/>
        <w:r>
          <w:t xml:space="preserve"> «</w:t>
        </w:r>
      </w:ins>
      <w:ins w:id="185" w:author="AdminNB" w:date="2023-05-09T22:19:00Z">
        <w:r w:rsidR="00E473E2">
          <w:t xml:space="preserve">бесконечный </w:t>
        </w:r>
      </w:ins>
      <w:proofErr w:type="spellStart"/>
      <w:ins w:id="186" w:author="AdminNB" w:date="2023-05-09T22:04:00Z">
        <w:r>
          <w:t>раннер</w:t>
        </w:r>
        <w:proofErr w:type="spellEnd"/>
        <w:r>
          <w:t>»</w:t>
        </w:r>
      </w:ins>
      <w:bookmarkEnd w:id="177"/>
    </w:p>
    <w:p w14:paraId="6BE5B84E" w14:textId="1F83A4FA" w:rsidR="00AF5498" w:rsidRPr="00AF5498" w:rsidRDefault="00AF5498" w:rsidP="004A21F2">
      <w:pPr>
        <w:rPr>
          <w:ins w:id="187" w:author="AdminNB" w:date="2023-05-09T22:06:00Z"/>
        </w:rPr>
      </w:pPr>
      <w:ins w:id="188" w:author="AdminNB" w:date="2023-05-09T22:07:00Z">
        <w:r>
          <w:t xml:space="preserve">Предметной областью курсового проекта является </w:t>
        </w:r>
        <w:r w:rsidRPr="00AF5498">
          <w:rPr>
            <w:rPrChange w:id="189" w:author="AdminNB" w:date="2023-05-09T22:07:00Z">
              <w:rPr>
                <w:lang w:val="en-US"/>
              </w:rPr>
            </w:rPrChange>
          </w:rPr>
          <w:t>2</w:t>
        </w:r>
        <w:r>
          <w:rPr>
            <w:lang w:val="en-US"/>
          </w:rPr>
          <w:t>D</w:t>
        </w:r>
        <w:r>
          <w:t>-игра жанра «</w:t>
        </w:r>
        <w:proofErr w:type="spellStart"/>
        <w:r>
          <w:t>платформер</w:t>
        </w:r>
        <w:proofErr w:type="spellEnd"/>
        <w:r>
          <w:t>»</w:t>
        </w:r>
      </w:ins>
      <w:ins w:id="190" w:author="AdminNB" w:date="2023-05-09T22:08:00Z">
        <w:r>
          <w:t xml:space="preserve">, </w:t>
        </w:r>
        <w:proofErr w:type="spellStart"/>
        <w:r>
          <w:t>поджанра</w:t>
        </w:r>
        <w:proofErr w:type="spellEnd"/>
        <w:r>
          <w:t xml:space="preserve"> «</w:t>
        </w:r>
      </w:ins>
      <w:ins w:id="191" w:author="AdminNB" w:date="2023-05-10T19:54:00Z">
        <w:r w:rsidR="0016128A">
          <w:t xml:space="preserve">бесконечный </w:t>
        </w:r>
      </w:ins>
      <w:proofErr w:type="spellStart"/>
      <w:ins w:id="192" w:author="AdminNB" w:date="2023-05-09T22:08:00Z">
        <w:r>
          <w:t>раннер</w:t>
        </w:r>
      </w:ins>
      <w:proofErr w:type="spellEnd"/>
      <w:ins w:id="193" w:author="AdminNB" w:date="2023-05-09T22:09:00Z">
        <w:r>
          <w:t>».</w:t>
        </w:r>
      </w:ins>
    </w:p>
    <w:p w14:paraId="1981FCD4" w14:textId="4400D214" w:rsidR="004A21F2" w:rsidRDefault="00AF5498" w:rsidP="004A21F2">
      <w:ins w:id="194" w:author="AdminNB" w:date="2023-05-09T22:10:00Z">
        <w:del w:id="195" w:author="Anton Log" w:date="2023-05-10T17:37:00Z">
          <w:r w:rsidDel="006560B9">
            <w:delText>Жанры видеоигр это</w:delText>
          </w:r>
        </w:del>
      </w:ins>
      <w:ins w:id="196" w:author="Anton Log" w:date="2023-05-10T17:37:00Z">
        <w:r w:rsidR="006560B9">
          <w:t>Жанры видеоигр — это</w:t>
        </w:r>
      </w:ins>
      <w:ins w:id="197" w:author="AdminNB" w:date="2023-05-09T22:10:00Z">
        <w:r>
          <w:t xml:space="preserve"> категории, на которые они подразделяются </w:t>
        </w:r>
      </w:ins>
      <w:del w:id="198" w:author="AdminNB" w:date="2023-05-09T22:10:00Z">
        <w:r w:rsidR="004A21F2" w:rsidDel="00AF5498">
          <w:delText>В</w:delText>
        </w:r>
      </w:del>
      <w:ins w:id="199" w:author="AdminNB" w:date="2023-05-09T22:10:00Z">
        <w:r>
          <w:t>в</w:t>
        </w:r>
      </w:ins>
      <w:r w:rsidR="004A21F2">
        <w:t xml:space="preserve"> зависимости от основных игровых механик</w:t>
      </w:r>
      <w:del w:id="200" w:author="AdminNB" w:date="2023-05-09T22:10:00Z">
        <w:r w:rsidR="004A21F2" w:rsidDel="00AF5498">
          <w:delText xml:space="preserve"> видеоигры подразделяются на различные категории и подкатегории</w:delText>
        </w:r>
      </w:del>
      <w:r w:rsidR="004A21F2">
        <w:t>. Одними из самых старейших и простых в реализации являются игры жанра «</w:t>
      </w:r>
      <w:proofErr w:type="spellStart"/>
      <w:r w:rsidR="004A21F2">
        <w:t>платформер</w:t>
      </w:r>
      <w:proofErr w:type="spellEnd"/>
      <w:r w:rsidR="004A21F2">
        <w:t xml:space="preserve">». В </w:t>
      </w:r>
      <w:ins w:id="201" w:author="AdminNB" w:date="2023-05-09T22:11:00Z">
        <w:r>
          <w:t xml:space="preserve">играх этого жанра </w:t>
        </w:r>
      </w:ins>
      <w:del w:id="202" w:author="AdminNB" w:date="2023-05-09T22:11:00Z">
        <w:r w:rsidR="004A21F2" w:rsidDel="00AF5498">
          <w:delText xml:space="preserve">таких играх </w:delText>
        </w:r>
      </w:del>
      <w:r w:rsidR="004A21F2">
        <w:t>основной</w:t>
      </w:r>
      <w:r w:rsidR="004A21F2" w:rsidRPr="008E67E7">
        <w:t xml:space="preserve"> игрово</w:t>
      </w:r>
      <w:r w:rsidR="004A21F2">
        <w:t>й процесс</w:t>
      </w:r>
      <w:r w:rsidR="004A21F2" w:rsidRPr="008E67E7">
        <w:t xml:space="preserve"> </w:t>
      </w:r>
      <w:r w:rsidR="004A21F2">
        <w:t>составля</w:t>
      </w:r>
      <w:ins w:id="203" w:author="AdminNB" w:date="2023-05-10T19:55:00Z">
        <w:r w:rsidR="008048E7">
          <w:t>е</w:t>
        </w:r>
      </w:ins>
      <w:del w:id="204" w:author="AdminNB" w:date="2023-05-10T19:55:00Z">
        <w:r w:rsidR="004A21F2" w:rsidDel="008048E7">
          <w:delText>ю</w:delText>
        </w:r>
      </w:del>
      <w:r w:rsidR="004A21F2">
        <w:t xml:space="preserve">т </w:t>
      </w:r>
      <w:ins w:id="205" w:author="AdminNB" w:date="2023-05-09T22:13:00Z">
        <w:r>
          <w:t>преодоление различных препятствий</w:t>
        </w:r>
      </w:ins>
      <w:ins w:id="206" w:author="AdminNB" w:date="2023-05-09T22:14:00Z">
        <w:r>
          <w:t xml:space="preserve">, </w:t>
        </w:r>
      </w:ins>
      <w:ins w:id="207" w:author="AdminNB" w:date="2023-05-09T22:13:00Z">
        <w:r>
          <w:t>например, прыжки по платформам, откуда и берет название жанр</w:t>
        </w:r>
      </w:ins>
      <w:ins w:id="208" w:author="AdminNB" w:date="2023-05-09T22:14:00Z">
        <w:r>
          <w:t xml:space="preserve">. Целью является либо </w:t>
        </w:r>
      </w:ins>
      <w:ins w:id="209" w:author="AdminNB" w:date="2023-05-09T22:20:00Z">
        <w:r w:rsidR="00E473E2">
          <w:t>сбор</w:t>
        </w:r>
      </w:ins>
      <w:ins w:id="210" w:author="AdminNB" w:date="2023-05-09T22:14:00Z">
        <w:r>
          <w:t xml:space="preserve"> </w:t>
        </w:r>
      </w:ins>
      <w:ins w:id="211" w:author="AdminNB" w:date="2023-05-09T22:15:00Z">
        <w:r>
          <w:t>очков, либо прохождение определенного набора уровней, либо победа над противниками</w:t>
        </w:r>
      </w:ins>
      <w:del w:id="212" w:author="AdminNB" w:date="2023-05-09T22:13:00Z">
        <w:r w:rsidR="004A21F2" w:rsidDel="00AF5498">
          <w:delText>прыжки по платформам</w:delText>
        </w:r>
      </w:del>
      <w:del w:id="213" w:author="AdminNB" w:date="2023-05-09T22:11:00Z">
        <w:r w:rsidR="004A21F2" w:rsidDel="00AF5498">
          <w:delText xml:space="preserve"> и</w:delText>
        </w:r>
      </w:del>
      <w:del w:id="214" w:author="AdminNB" w:date="2023-05-09T22:13:00Z">
        <w:r w:rsidR="004A21F2" w:rsidDel="00AF5498">
          <w:delText xml:space="preserve"> </w:delText>
        </w:r>
      </w:del>
      <w:del w:id="215" w:author="AdminNB" w:date="2023-05-09T22:15:00Z">
        <w:r w:rsidR="004A21F2" w:rsidDel="00AF5498">
          <w:delText>сбор предметов для победы над противниками</w:delText>
        </w:r>
      </w:del>
      <w:r w:rsidR="004A21F2">
        <w:t xml:space="preserve">. Среди </w:t>
      </w:r>
      <w:proofErr w:type="spellStart"/>
      <w:r w:rsidR="004A21F2">
        <w:t>поджанров</w:t>
      </w:r>
      <w:proofErr w:type="spellEnd"/>
      <w:r w:rsidR="004A21F2">
        <w:t xml:space="preserve"> </w:t>
      </w:r>
      <w:del w:id="216" w:author="AdminNB" w:date="2023-05-09T22:16:00Z">
        <w:r w:rsidR="004A21F2" w:rsidDel="00E473E2">
          <w:delText xml:space="preserve">жанра </w:delText>
        </w:r>
      </w:del>
      <w:r w:rsidR="004A21F2">
        <w:t>«</w:t>
      </w:r>
      <w:proofErr w:type="spellStart"/>
      <w:r w:rsidR="004A21F2">
        <w:t>платформер</w:t>
      </w:r>
      <w:ins w:id="217" w:author="AdminNB" w:date="2023-05-09T22:16:00Z">
        <w:r w:rsidR="00E473E2">
          <w:t>а</w:t>
        </w:r>
      </w:ins>
      <w:proofErr w:type="spellEnd"/>
      <w:r w:rsidR="004A21F2">
        <w:t xml:space="preserve">» выделяется «бесконечный </w:t>
      </w:r>
      <w:proofErr w:type="spellStart"/>
      <w:r w:rsidR="004A21F2">
        <w:t>раннер</w:t>
      </w:r>
      <w:proofErr w:type="spellEnd"/>
      <w:r w:rsidR="004A21F2">
        <w:t>»</w:t>
      </w:r>
      <w:ins w:id="218" w:author="AdminNB" w:date="2023-05-09T22:16:00Z">
        <w:r w:rsidR="00E473E2">
          <w:t xml:space="preserve"> (от англ. «</w:t>
        </w:r>
        <w:r w:rsidR="00E473E2">
          <w:rPr>
            <w:lang w:val="en-US"/>
          </w:rPr>
          <w:t>runner</w:t>
        </w:r>
        <w:r w:rsidR="00E473E2">
          <w:t>»</w:t>
        </w:r>
      </w:ins>
      <w:del w:id="219" w:author="AdminNB" w:date="2023-05-09T22:16:00Z">
        <w:r w:rsidR="004A21F2" w:rsidDel="00E473E2">
          <w:delText>(или «бесконечный бег»)</w:delText>
        </w:r>
      </w:del>
      <w:ins w:id="220" w:author="AdminNB" w:date="2023-05-09T22:19:00Z">
        <w:r w:rsidR="00E473E2">
          <w:t xml:space="preserve"> –</w:t>
        </w:r>
      </w:ins>
      <w:ins w:id="221" w:author="AdminNB" w:date="2023-05-09T22:17:00Z">
        <w:r w:rsidR="00E473E2">
          <w:t xml:space="preserve"> «бегун»</w:t>
        </w:r>
      </w:ins>
      <w:del w:id="222" w:author="AdminNB" w:date="2023-05-09T22:17:00Z">
        <w:r w:rsidR="004A21F2" w:rsidDel="00E473E2">
          <w:delText>.</w:delText>
        </w:r>
      </w:del>
      <w:ins w:id="223" w:author="AdminNB" w:date="2023-05-09T22:19:00Z">
        <w:r w:rsidR="00E473E2">
          <w:t>).</w:t>
        </w:r>
      </w:ins>
      <w:del w:id="224" w:author="AdminNB" w:date="2023-05-09T22:19:00Z">
        <w:r w:rsidR="004A21F2" w:rsidDel="00E473E2">
          <w:delText xml:space="preserve"> </w:delText>
        </w:r>
      </w:del>
    </w:p>
    <w:p w14:paraId="2ACD0970" w14:textId="6B3F8323" w:rsidR="004A21F2" w:rsidRPr="0031155C" w:rsidRDefault="004A21F2" w:rsidP="004A21F2">
      <w:pPr>
        <w:rPr>
          <w:vertAlign w:val="subscript"/>
        </w:rPr>
      </w:pPr>
      <w:r>
        <w:t>Отличительными особенностями «игр-</w:t>
      </w:r>
      <w:proofErr w:type="spellStart"/>
      <w:r>
        <w:t>раннеров</w:t>
      </w:r>
      <w:proofErr w:type="spellEnd"/>
      <w:r>
        <w:t>» являются бесконечные уровни и случайно генерируемые препятствия</w:t>
      </w:r>
      <w:del w:id="225" w:author="AdminNB" w:date="2023-05-09T22:19:00Z">
        <w:r w:rsidDel="00E473E2">
          <w:delText>, встречающиеся у игрока на пути</w:delText>
        </w:r>
      </w:del>
      <w:r>
        <w:t>. Сбор очков является главной целью игры</w:t>
      </w:r>
      <w:ins w:id="226" w:author="AdminNB" w:date="2023-05-09T22:20:00Z">
        <w:r w:rsidR="00E473E2">
          <w:t xml:space="preserve"> –</w:t>
        </w:r>
      </w:ins>
      <w:del w:id="227" w:author="AdminNB" w:date="2023-05-09T22:20:00Z">
        <w:r w:rsidDel="00E473E2">
          <w:delText>;</w:delText>
        </w:r>
      </w:del>
      <w:r>
        <w:t xml:space="preserve"> получить их можно пробежав наибольшее расстояние или преодолевая </w:t>
      </w:r>
      <w:del w:id="228" w:author="AdminNB" w:date="2023-05-09T22:20:00Z">
        <w:r w:rsidDel="00E473E2">
          <w:delText xml:space="preserve">различные </w:delText>
        </w:r>
      </w:del>
      <w:r>
        <w:t>препятствия. Сложность игры со временем возрастает, и после того, как персонаж теряет все очки жизни, она заканчивается.</w:t>
      </w:r>
    </w:p>
    <w:p w14:paraId="16EFDEEA" w14:textId="5E181C95" w:rsidR="004A21F2" w:rsidRPr="000772EE" w:rsidRDefault="00E473E2" w:rsidP="004A21F2">
      <w:pPr>
        <w:pStyle w:val="11"/>
      </w:pPr>
      <w:bookmarkStart w:id="229" w:name="_Toc134632469"/>
      <w:ins w:id="230" w:author="AdminNB" w:date="2023-05-09T22:20:00Z">
        <w:r>
          <w:t xml:space="preserve">Сравнительный </w:t>
        </w:r>
      </w:ins>
      <w:del w:id="231" w:author="AdminNB" w:date="2023-05-09T22:20:00Z">
        <w:r w:rsidR="004A21F2" w:rsidRPr="000772EE" w:rsidDel="00E473E2">
          <w:delText>А</w:delText>
        </w:r>
      </w:del>
      <w:ins w:id="232" w:author="AdminNB" w:date="2023-05-09T22:20:00Z">
        <w:r>
          <w:t>а</w:t>
        </w:r>
      </w:ins>
      <w:r w:rsidR="004A21F2" w:rsidRPr="000772EE">
        <w:t>нализ игр</w:t>
      </w:r>
      <w:ins w:id="233" w:author="AdminNB" w:date="2023-05-09T22:20:00Z">
        <w:r>
          <w:t>-</w:t>
        </w:r>
      </w:ins>
      <w:del w:id="234" w:author="AdminNB" w:date="2023-05-09T22:20:00Z">
        <w:r w:rsidR="004A21F2" w:rsidRPr="000772EE" w:rsidDel="00E473E2">
          <w:delText xml:space="preserve"> </w:delText>
        </w:r>
      </w:del>
      <w:r w:rsidR="004A21F2" w:rsidRPr="000772EE">
        <w:t>аналогов</w:t>
      </w:r>
      <w:bookmarkEnd w:id="229"/>
    </w:p>
    <w:p w14:paraId="0B476697" w14:textId="77777777" w:rsidR="004A21F2" w:rsidRDefault="004A21F2" w:rsidP="004A21F2">
      <w:r>
        <w:t xml:space="preserve">Рассмотрим игры-аналоги: </w:t>
      </w:r>
      <w:proofErr w:type="spellStart"/>
      <w:r>
        <w:t>браузерная</w:t>
      </w:r>
      <w:proofErr w:type="spellEnd"/>
      <w:r>
        <w:t xml:space="preserve"> игра </w:t>
      </w:r>
      <w:proofErr w:type="spellStart"/>
      <w:r>
        <w:t>Dinosaur</w:t>
      </w:r>
      <w:proofErr w:type="spellEnd"/>
      <w:r>
        <w:t xml:space="preserve"> </w:t>
      </w:r>
      <w:r>
        <w:rPr>
          <w:lang w:val="en-US"/>
        </w:rPr>
        <w:t>T</w:t>
      </w:r>
      <w:r w:rsidRPr="00F128A2">
        <w:t>-</w:t>
      </w:r>
      <w:r>
        <w:rPr>
          <w:lang w:val="en-US"/>
        </w:rPr>
        <w:t>Rex</w:t>
      </w:r>
      <w:r>
        <w:t xml:space="preserve"> </w:t>
      </w:r>
      <w:proofErr w:type="spellStart"/>
      <w:r>
        <w:t>Game</w:t>
      </w:r>
      <w:proofErr w:type="spellEnd"/>
      <w:r>
        <w:t xml:space="preserve"> и мобильная игра </w:t>
      </w:r>
      <w:r>
        <w:rPr>
          <w:lang w:val="en-US"/>
        </w:rPr>
        <w:t>Subway</w:t>
      </w:r>
      <w:r w:rsidRPr="00270E92">
        <w:t xml:space="preserve"> </w:t>
      </w:r>
      <w:r>
        <w:rPr>
          <w:lang w:val="en-US"/>
        </w:rPr>
        <w:t>Surfers</w:t>
      </w:r>
      <w:r>
        <w:t>.</w:t>
      </w:r>
    </w:p>
    <w:p w14:paraId="4D376F71" w14:textId="78AD1500" w:rsidR="004A21F2" w:rsidRDefault="004A21F2" w:rsidP="004A21F2">
      <w:proofErr w:type="spellStart"/>
      <w:r>
        <w:t>Dinosaur</w:t>
      </w:r>
      <w:proofErr w:type="spellEnd"/>
      <w:r>
        <w:t xml:space="preserve"> </w:t>
      </w:r>
      <w:r>
        <w:rPr>
          <w:lang w:val="en-US"/>
        </w:rPr>
        <w:t>T</w:t>
      </w:r>
      <w:r w:rsidRPr="00F128A2">
        <w:t>-</w:t>
      </w:r>
      <w:r>
        <w:rPr>
          <w:lang w:val="en-US"/>
        </w:rPr>
        <w:t>Rex</w:t>
      </w:r>
      <w:r>
        <w:t xml:space="preserve"> </w:t>
      </w:r>
      <w:proofErr w:type="spellStart"/>
      <w:r>
        <w:t>Game</w:t>
      </w:r>
      <w:proofErr w:type="spellEnd"/>
      <w:r w:rsidRPr="00270E92">
        <w:t xml:space="preserve"> – </w:t>
      </w:r>
      <w:ins w:id="235" w:author="AdminNB" w:date="2023-05-09T22:21:00Z">
        <w:r w:rsidR="00E473E2">
          <w:t xml:space="preserve">видеоигра, </w:t>
        </w:r>
      </w:ins>
      <w:r>
        <w:t xml:space="preserve">встроенная в браузер </w:t>
      </w:r>
      <w:r>
        <w:rPr>
          <w:lang w:val="en-US"/>
        </w:rPr>
        <w:t>Google</w:t>
      </w:r>
      <w:r w:rsidRPr="00270E92">
        <w:t xml:space="preserve"> </w:t>
      </w:r>
      <w:r>
        <w:rPr>
          <w:lang w:val="en-US"/>
        </w:rPr>
        <w:t>Chrome</w:t>
      </w:r>
      <w:del w:id="236" w:author="AdminNB" w:date="2023-05-09T22:21:00Z">
        <w:r w:rsidDel="00E473E2">
          <w:delText xml:space="preserve"> игра, </w:delText>
        </w:r>
      </w:del>
      <w:ins w:id="237" w:author="AdminNB" w:date="2023-05-09T22:21:00Z">
        <w:r w:rsidR="00E473E2">
          <w:t xml:space="preserve">. Она </w:t>
        </w:r>
      </w:ins>
      <w:ins w:id="238" w:author="AdminNB" w:date="2023-05-09T22:22:00Z">
        <w:r w:rsidR="00E473E2">
          <w:t>«спрятана» в браузере</w:t>
        </w:r>
      </w:ins>
      <w:ins w:id="239" w:author="AdminNB" w:date="2023-05-09T22:21:00Z">
        <w:r w:rsidR="00E473E2">
          <w:t xml:space="preserve"> на эк</w:t>
        </w:r>
      </w:ins>
      <w:ins w:id="240" w:author="AdminNB" w:date="2023-05-09T22:22:00Z">
        <w:r w:rsidR="00E473E2">
          <w:t>ране ошибки</w:t>
        </w:r>
      </w:ins>
      <w:del w:id="241" w:author="AdminNB" w:date="2023-05-09T22:21:00Z">
        <w:r w:rsidDel="00E473E2">
          <w:delText>спрятанная на странице ошибки</w:delText>
        </w:r>
      </w:del>
      <w:r>
        <w:t xml:space="preserve"> при отсутствии соединения с интернетом. Игрок берет на себя управление бегущ</w:t>
      </w:r>
      <w:ins w:id="242" w:author="AdminNB" w:date="2023-05-09T22:22:00Z">
        <w:r w:rsidR="00E473E2">
          <w:t>им</w:t>
        </w:r>
      </w:ins>
      <w:del w:id="243" w:author="AdminNB" w:date="2023-05-09T22:22:00Z">
        <w:r w:rsidDel="00E473E2">
          <w:delText>его</w:delText>
        </w:r>
      </w:del>
      <w:r>
        <w:t xml:space="preserve"> динозавр</w:t>
      </w:r>
      <w:del w:id="244" w:author="AdminNB" w:date="2023-05-09T22:22:00Z">
        <w:r w:rsidDel="00E473E2">
          <w:delText>а</w:delText>
        </w:r>
      </w:del>
      <w:ins w:id="245" w:author="AdminNB" w:date="2023-05-09T22:22:00Z">
        <w:r w:rsidR="00E473E2">
          <w:t>ом.</w:t>
        </w:r>
      </w:ins>
      <w:r>
        <w:t xml:space="preserve"> </w:t>
      </w:r>
      <w:ins w:id="246" w:author="AdminNB" w:date="2023-05-09T22:23:00Z">
        <w:r w:rsidR="00E473E2">
          <w:t>С</w:t>
        </w:r>
      </w:ins>
      <w:del w:id="247" w:author="AdminNB" w:date="2023-05-09T22:23:00Z">
        <w:r w:rsidDel="00E473E2">
          <w:delText>с</w:delText>
        </w:r>
      </w:del>
      <w:r>
        <w:t xml:space="preserve"> помощью клавиш Вверх и Вниз, </w:t>
      </w:r>
      <w:del w:id="248" w:author="AdminNB" w:date="2023-05-09T22:23:00Z">
        <w:r w:rsidDel="00E473E2">
          <w:delText xml:space="preserve">чтобы </w:delText>
        </w:r>
      </w:del>
      <w:ins w:id="249" w:author="AdminNB" w:date="2023-05-09T22:23:00Z">
        <w:r w:rsidR="00E473E2">
          <w:t xml:space="preserve">он может </w:t>
        </w:r>
      </w:ins>
      <w:r>
        <w:t>перепрыгивать</w:t>
      </w:r>
      <w:ins w:id="250" w:author="AdminNB" w:date="2023-05-09T22:23:00Z">
        <w:r w:rsidR="00E473E2">
          <w:t xml:space="preserve"> низкие</w:t>
        </w:r>
      </w:ins>
      <w:r>
        <w:t xml:space="preserve"> </w:t>
      </w:r>
      <w:ins w:id="251" w:author="AdminNB" w:date="2023-05-09T22:23:00Z">
        <w:r w:rsidR="00E473E2">
          <w:t>препятствия (</w:t>
        </w:r>
      </w:ins>
      <w:ins w:id="252" w:author="AdminNB" w:date="2023-05-09T22:24:00Z">
        <w:r w:rsidR="00E473E2">
          <w:t>«</w:t>
        </w:r>
      </w:ins>
      <w:ins w:id="253" w:author="AdminNB" w:date="2023-05-09T22:23:00Z">
        <w:r w:rsidR="00E473E2">
          <w:t>кактусы</w:t>
        </w:r>
      </w:ins>
      <w:ins w:id="254" w:author="AdminNB" w:date="2023-05-09T22:24:00Z">
        <w:r w:rsidR="00E473E2">
          <w:t>»</w:t>
        </w:r>
      </w:ins>
      <w:ins w:id="255" w:author="AdminNB" w:date="2023-05-09T22:23:00Z">
        <w:r w:rsidR="00E473E2">
          <w:t xml:space="preserve">) </w:t>
        </w:r>
      </w:ins>
      <w:r>
        <w:t xml:space="preserve">или </w:t>
      </w:r>
      <w:ins w:id="256" w:author="AdminNB" w:date="2023-05-09T22:23:00Z">
        <w:r w:rsidR="00E473E2">
          <w:t xml:space="preserve">уклоняться от препятствий </w:t>
        </w:r>
      </w:ins>
      <w:del w:id="257" w:author="AdminNB" w:date="2023-05-09T22:23:00Z">
        <w:r w:rsidDel="00E473E2">
          <w:delText xml:space="preserve">пригибаться </w:delText>
        </w:r>
      </w:del>
      <w:ins w:id="258" w:author="AdminNB" w:date="2023-05-09T22:24:00Z">
        <w:r w:rsidR="00E473E2">
          <w:t>в воздухе («птеродактили»)</w:t>
        </w:r>
      </w:ins>
      <w:del w:id="259" w:author="AdminNB" w:date="2023-05-09T22:24:00Z">
        <w:r w:rsidDel="00E473E2">
          <w:delText>перед препятствиями</w:delText>
        </w:r>
      </w:del>
      <w:r>
        <w:t xml:space="preserve">. На экране отображается счетчик очков, которые увеличиваются </w:t>
      </w:r>
      <w:ins w:id="260" w:author="AdminNB" w:date="2023-05-09T22:25:00Z">
        <w:r w:rsidR="00E473E2">
          <w:t>н</w:t>
        </w:r>
      </w:ins>
      <w:del w:id="261" w:author="AdminNB" w:date="2023-05-09T22:24:00Z">
        <w:r w:rsidDel="00E473E2">
          <w:delText>во время хода игры</w:delText>
        </w:r>
      </w:del>
      <w:ins w:id="262" w:author="AdminNB" w:date="2023-05-09T22:24:00Z">
        <w:r w:rsidR="00E473E2">
          <w:t>а протяжении игровой сессии</w:t>
        </w:r>
      </w:ins>
      <w:ins w:id="263" w:author="AdminNB" w:date="2023-05-09T22:25:00Z">
        <w:r w:rsidR="00E473E2">
          <w:t xml:space="preserve"> до поражения</w:t>
        </w:r>
      </w:ins>
      <w:r>
        <w:t xml:space="preserve">. Со временем скорость динозавра и частота появления препятствий увеличивается, что делает </w:t>
      </w:r>
      <w:r>
        <w:lastRenderedPageBreak/>
        <w:t>игру сложнее. Игра заканчивается, если игрок соприкасается с любым из препятствий или игровое время достигает 17 миллионов лет.</w:t>
      </w:r>
    </w:p>
    <w:p w14:paraId="62BB31EB" w14:textId="042B47F6" w:rsidR="004A21F2" w:rsidRDefault="004A21F2" w:rsidP="004A21F2">
      <w:pPr>
        <w:rPr>
          <w:ins w:id="264" w:author="AdminNB" w:date="2023-05-09T22:47:00Z"/>
        </w:rPr>
      </w:pPr>
      <w:r>
        <w:t>Достоинствами данной игры явля</w:t>
      </w:r>
      <w:ins w:id="265" w:author="AdminNB" w:date="2023-05-09T22:26:00Z">
        <w:r w:rsidR="00B6555D">
          <w:t>ются</w:t>
        </w:r>
      </w:ins>
      <w:del w:id="266" w:author="AdminNB" w:date="2023-05-09T22:26:00Z">
        <w:r w:rsidDel="00B6555D">
          <w:delText>ется</w:delText>
        </w:r>
      </w:del>
      <w:r>
        <w:t xml:space="preserve"> простое управление, возрастающая сложность и</w:t>
      </w:r>
      <w:ins w:id="267" w:author="AdminNB" w:date="2023-05-09T22:26:00Z">
        <w:r w:rsidR="00B6555D">
          <w:t xml:space="preserve"> простая</w:t>
        </w:r>
      </w:ins>
      <w:r>
        <w:t xml:space="preserve"> система очков, позволяющая игроку сохранять интерес к игре на продолжительное время с целью увеличения своего лучшего результата, соревнуясь с другими людьми. Среди недостатков </w:t>
      </w:r>
      <w:r w:rsidR="00A53B3E">
        <w:t>можно отметить</w:t>
      </w:r>
      <w:r>
        <w:t xml:space="preserve"> </w:t>
      </w:r>
      <w:del w:id="268" w:author="AdminNB" w:date="2023-05-09T22:26:00Z">
        <w:r w:rsidDel="00B6555D">
          <w:delText xml:space="preserve">однообразный </w:delText>
        </w:r>
      </w:del>
      <w:ins w:id="269" w:author="AdminNB" w:date="2023-05-09T22:27:00Z">
        <w:r w:rsidR="00B6555D">
          <w:t>примитивный</w:t>
        </w:r>
      </w:ins>
      <w:ins w:id="270" w:author="AdminNB" w:date="2023-05-09T22:26:00Z">
        <w:r w:rsidR="00B6555D">
          <w:t xml:space="preserve"> </w:t>
        </w:r>
      </w:ins>
      <w:r>
        <w:t>визуальный стиль, малое разнообразие среди видов препятствий.</w:t>
      </w:r>
    </w:p>
    <w:p w14:paraId="797410CC" w14:textId="0B7468F5" w:rsidR="00976656" w:rsidRDefault="00976656" w:rsidP="004A21F2">
      <w:r w:rsidRPr="00387DBB">
        <w:rPr>
          <w:noProof/>
          <w:lang w:eastAsia="ru-RU"/>
        </w:rPr>
        <w:drawing>
          <wp:anchor distT="0" distB="0" distL="114300" distR="114300" simplePos="0" relativeHeight="251750400" behindDoc="0" locked="0" layoutInCell="1" allowOverlap="1" wp14:anchorId="5AE56A80" wp14:editId="52F670BA">
            <wp:simplePos x="0" y="0"/>
            <wp:positionH relativeFrom="margin">
              <wp:posOffset>299085</wp:posOffset>
            </wp:positionH>
            <wp:positionV relativeFrom="paragraph">
              <wp:posOffset>420188</wp:posOffset>
            </wp:positionV>
            <wp:extent cx="5884545" cy="1443990"/>
            <wp:effectExtent l="19050" t="19050" r="20955" b="2286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80"/>
                    <a:stretch/>
                  </pic:blipFill>
                  <pic:spPr bwMode="auto">
                    <a:xfrm>
                      <a:off x="0" y="0"/>
                      <a:ext cx="5884545" cy="14439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ins w:id="271" w:author="AdminNB" w:date="2023-05-09T22:47:00Z">
        <w:r>
          <w:t>На изображении ниже (Рисунок 1.1) представлен экран игры.</w:t>
        </w:r>
      </w:ins>
    </w:p>
    <w:p w14:paraId="4276E57A" w14:textId="1FA34741" w:rsidR="004A21F2" w:rsidRDefault="004A21F2" w:rsidP="004A21F2">
      <w:pPr>
        <w:pStyle w:val="afff3"/>
        <w:rPr>
          <w:noProof/>
        </w:rPr>
      </w:pPr>
      <w:r>
        <w:t xml:space="preserve">Рисунок 1.1 – </w:t>
      </w:r>
      <w:ins w:id="272" w:author="AdminNB" w:date="2023-05-09T22:48:00Z">
        <w:r w:rsidR="00976656">
          <w:t xml:space="preserve">Экран </w:t>
        </w:r>
        <w:proofErr w:type="spellStart"/>
        <w:r w:rsidR="00976656">
          <w:t>браузерной</w:t>
        </w:r>
        <w:proofErr w:type="spellEnd"/>
        <w:r w:rsidR="00976656">
          <w:t xml:space="preserve"> игры </w:t>
        </w:r>
      </w:ins>
      <w:r>
        <w:rPr>
          <w:lang w:val="en-US"/>
        </w:rPr>
        <w:t>Dinosaur</w:t>
      </w:r>
      <w:r w:rsidRPr="007E1A44">
        <w:t xml:space="preserve"> </w:t>
      </w:r>
      <w:r>
        <w:rPr>
          <w:lang w:val="en-US"/>
        </w:rPr>
        <w:t>T</w:t>
      </w:r>
      <w:r w:rsidRPr="007E1A44">
        <w:t>-</w:t>
      </w:r>
      <w:r>
        <w:rPr>
          <w:lang w:val="en-US"/>
        </w:rPr>
        <w:t>Rex</w:t>
      </w:r>
      <w:r w:rsidRPr="007E1A44">
        <w:t xml:space="preserve"> </w:t>
      </w:r>
      <w:r>
        <w:rPr>
          <w:lang w:val="en-US"/>
        </w:rPr>
        <w:t>Game</w:t>
      </w:r>
    </w:p>
    <w:p w14:paraId="664E62BE" w14:textId="2532B153" w:rsidR="004A21F2" w:rsidRDefault="004A21F2" w:rsidP="004A21F2">
      <w:del w:id="273" w:author="AdminNB" w:date="2023-05-09T22:28:00Z">
        <w:r w:rsidDel="00B6555D">
          <w:delText>Другим аналогом является мобильная</w:delText>
        </w:r>
      </w:del>
      <w:ins w:id="274" w:author="AdminNB" w:date="2023-05-09T22:28:00Z">
        <w:r w:rsidR="00B6555D">
          <w:t>В качестве следующего аналога рассмотрим</w:t>
        </w:r>
      </w:ins>
      <w:r>
        <w:t xml:space="preserve"> </w:t>
      </w:r>
      <w:r w:rsidRPr="00387DBB">
        <w:t>3</w:t>
      </w:r>
      <w:r>
        <w:rPr>
          <w:lang w:val="en-US"/>
        </w:rPr>
        <w:t>D</w:t>
      </w:r>
      <w:r>
        <w:t>-игр</w:t>
      </w:r>
      <w:ins w:id="275" w:author="AdminNB" w:date="2023-05-09T22:28:00Z">
        <w:r w:rsidR="00B6555D">
          <w:t>у</w:t>
        </w:r>
      </w:ins>
      <w:del w:id="276" w:author="AdminNB" w:date="2023-05-09T22:28:00Z">
        <w:r w:rsidDel="00B6555D">
          <w:delText>а</w:delText>
        </w:r>
      </w:del>
      <w:r>
        <w:t xml:space="preserve"> </w:t>
      </w:r>
      <w:r>
        <w:rPr>
          <w:lang w:val="en-US"/>
        </w:rPr>
        <w:t>Subway</w:t>
      </w:r>
      <w:r w:rsidRPr="00387DBB">
        <w:t xml:space="preserve"> </w:t>
      </w:r>
      <w:r>
        <w:rPr>
          <w:lang w:val="en-US"/>
        </w:rPr>
        <w:t>Surfers</w:t>
      </w:r>
      <w:r>
        <w:t xml:space="preserve">. </w:t>
      </w:r>
      <w:ins w:id="277" w:author="AdminNB" w:date="2023-05-09T22:29:00Z">
        <w:r w:rsidR="00B6555D">
          <w:t>По правилам игры, главному персонажу необходимо</w:t>
        </w:r>
      </w:ins>
      <w:del w:id="278" w:author="AdminNB" w:date="2023-05-09T22:28:00Z">
        <w:r w:rsidDel="00B6555D">
          <w:delText>Главному персонажу нужно</w:delText>
        </w:r>
      </w:del>
      <w:r>
        <w:t xml:space="preserve"> убегать от охранника по железнодорожным путям, </w:t>
      </w:r>
      <w:del w:id="279" w:author="AdminNB" w:date="2023-05-09T22:30:00Z">
        <w:r w:rsidDel="00B6555D">
          <w:delText xml:space="preserve">уворачиваясь </w:delText>
        </w:r>
      </w:del>
      <w:ins w:id="280" w:author="AdminNB" w:date="2023-05-09T22:30:00Z">
        <w:r w:rsidR="00B6555D">
          <w:t xml:space="preserve">избегая столкновений </w:t>
        </w:r>
      </w:ins>
      <w:del w:id="281" w:author="AdminNB" w:date="2023-05-09T22:30:00Z">
        <w:r w:rsidDel="00B6555D">
          <w:delText>от</w:delText>
        </w:r>
      </w:del>
      <w:ins w:id="282" w:author="AdminNB" w:date="2023-05-09T22:30:00Z">
        <w:r w:rsidR="00B6555D">
          <w:t>с</w:t>
        </w:r>
      </w:ins>
      <w:r>
        <w:t xml:space="preserve"> поезд</w:t>
      </w:r>
      <w:ins w:id="283" w:author="AdminNB" w:date="2023-05-09T22:30:00Z">
        <w:r w:rsidR="00B6555D">
          <w:t>ами</w:t>
        </w:r>
      </w:ins>
      <w:del w:id="284" w:author="AdminNB" w:date="2023-05-09T22:30:00Z">
        <w:r w:rsidDel="00B6555D">
          <w:delText>ов</w:delText>
        </w:r>
      </w:del>
      <w:r>
        <w:t xml:space="preserve"> и </w:t>
      </w:r>
      <w:del w:id="285" w:author="AdminNB" w:date="2023-05-09T22:30:00Z">
        <w:r w:rsidDel="00B6555D">
          <w:delText>минуя другие препятствия</w:delText>
        </w:r>
      </w:del>
      <w:ins w:id="286" w:author="AdminNB" w:date="2023-05-09T22:30:00Z">
        <w:r w:rsidR="00B6555D">
          <w:t>дорожными ограждениями</w:t>
        </w:r>
      </w:ins>
      <w:del w:id="287" w:author="AdminNB" w:date="2023-05-09T22:30:00Z">
        <w:r w:rsidDel="00B6555D">
          <w:delText>, встречающиеся на его пути</w:delText>
        </w:r>
      </w:del>
      <w:r>
        <w:t xml:space="preserve">. </w:t>
      </w:r>
      <w:del w:id="288" w:author="AdminNB" w:date="2023-05-09T22:31:00Z">
        <w:r w:rsidDel="00B6555D">
          <w:delText>Игроку предоставлены три пути передвижения</w:delText>
        </w:r>
      </w:del>
      <w:ins w:id="289" w:author="AdminNB" w:date="2023-05-09T22:31:00Z">
        <w:r w:rsidR="00B6555D">
          <w:t>Игрок может направлять персонажа по одному из трех железнодорожных путей</w:t>
        </w:r>
      </w:ins>
      <w:ins w:id="290" w:author="AdminNB" w:date="2023-05-09T22:32:00Z">
        <w:r w:rsidR="00B6555D">
          <w:t>. Задача игрока</w:t>
        </w:r>
      </w:ins>
      <w:ins w:id="291" w:author="AdminNB" w:date="2023-05-10T19:59:00Z">
        <w:r w:rsidR="00513E97">
          <w:t>:</w:t>
        </w:r>
      </w:ins>
      <w:ins w:id="292" w:author="AdminNB" w:date="2023-05-09T22:32:00Z">
        <w:r w:rsidR="00B6555D">
          <w:t xml:space="preserve"> вовремя менять путь</w:t>
        </w:r>
      </w:ins>
      <w:ins w:id="293" w:author="AdminNB" w:date="2023-05-09T22:33:00Z">
        <w:r w:rsidR="00B6555D">
          <w:t>,</w:t>
        </w:r>
      </w:ins>
      <w:ins w:id="294" w:author="AdminNB" w:date="2023-05-09T22:32:00Z">
        <w:r w:rsidR="00B6555D">
          <w:t xml:space="preserve"> </w:t>
        </w:r>
      </w:ins>
      <w:del w:id="295" w:author="AdminNB" w:date="2023-05-09T22:32:00Z">
        <w:r w:rsidDel="00B6555D">
          <w:delText xml:space="preserve">, </w:delText>
        </w:r>
      </w:del>
      <w:del w:id="296" w:author="AdminNB" w:date="2023-05-09T22:31:00Z">
        <w:r w:rsidDel="00B6555D">
          <w:delText>во время игрового процесса ему будет необходимо своевременно сменять пути движения для предотвращения столкновений</w:delText>
        </w:r>
      </w:del>
      <w:del w:id="297" w:author="AdminNB" w:date="2023-05-09T22:32:00Z">
        <w:r w:rsidDel="00B6555D">
          <w:delText xml:space="preserve">, </w:delText>
        </w:r>
      </w:del>
      <w:r>
        <w:t>а также использовать прыжки и кувырки, чтобы уклоняться от</w:t>
      </w:r>
      <w:ins w:id="298" w:author="AdminNB" w:date="2023-05-09T22:33:00Z">
        <w:r w:rsidR="00B6555D">
          <w:t xml:space="preserve"> </w:t>
        </w:r>
      </w:ins>
      <w:del w:id="299" w:author="AdminNB" w:date="2023-05-09T22:33:00Z">
        <w:r w:rsidDel="00B6555D">
          <w:delText xml:space="preserve"> некоторых </w:delText>
        </w:r>
      </w:del>
      <w:r>
        <w:t>препятствий</w:t>
      </w:r>
      <w:del w:id="300" w:author="AdminNB" w:date="2023-05-09T22:33:00Z">
        <w:r w:rsidDel="00B6555D">
          <w:delText>, когда смена дорожки невозможна</w:delText>
        </w:r>
      </w:del>
      <w:r>
        <w:t>. О</w:t>
      </w:r>
      <w:ins w:id="301" w:author="AdminNB" w:date="2023-05-09T22:33:00Z">
        <w:r w:rsidR="00B6555D">
          <w:t>тличительно</w:t>
        </w:r>
      </w:ins>
      <w:ins w:id="302" w:author="AdminNB" w:date="2023-05-10T20:00:00Z">
        <w:r w:rsidR="008A1198">
          <w:t>й</w:t>
        </w:r>
      </w:ins>
      <w:ins w:id="303" w:author="AdminNB" w:date="2023-05-09T22:33:00Z">
        <w:r w:rsidR="00B6555D">
          <w:t xml:space="preserve"> особенностью правил игры </w:t>
        </w:r>
      </w:ins>
      <w:del w:id="304" w:author="AdminNB" w:date="2023-05-09T22:33:00Z">
        <w:r w:rsidDel="00B6555D">
          <w:delText xml:space="preserve">дной из главных игровых механик </w:delText>
        </w:r>
      </w:del>
      <w:r>
        <w:rPr>
          <w:lang w:val="en-US"/>
        </w:rPr>
        <w:t>Subway</w:t>
      </w:r>
      <w:r w:rsidRPr="00387DBB">
        <w:t xml:space="preserve"> </w:t>
      </w:r>
      <w:r>
        <w:rPr>
          <w:lang w:val="en-US"/>
        </w:rPr>
        <w:t>Surfers</w:t>
      </w:r>
      <w:r w:rsidRPr="00387DBB">
        <w:t xml:space="preserve"> </w:t>
      </w:r>
      <w:r>
        <w:t xml:space="preserve">является система бонусов, которые игрок </w:t>
      </w:r>
      <w:del w:id="305" w:author="AdminNB" w:date="2023-05-09T22:33:00Z">
        <w:r w:rsidDel="00B6555D">
          <w:delText xml:space="preserve">подбирает </w:delText>
        </w:r>
      </w:del>
      <w:ins w:id="306" w:author="AdminNB" w:date="2023-05-09T22:33:00Z">
        <w:r w:rsidR="00B6555D">
          <w:t>может получать в процессе игры</w:t>
        </w:r>
      </w:ins>
      <w:del w:id="307" w:author="AdminNB" w:date="2023-05-09T22:34:00Z">
        <w:r w:rsidDel="00B6555D">
          <w:delText>во время своего пути</w:delText>
        </w:r>
      </w:del>
      <w:r>
        <w:t xml:space="preserve">. </w:t>
      </w:r>
      <w:ins w:id="308" w:author="AdminNB" w:date="2023-05-09T22:34:00Z">
        <w:r w:rsidR="00B6555D">
          <w:t>Чтобы получить бонус игроку не</w:t>
        </w:r>
        <w:r w:rsidR="000678A2">
          <w:t>обходимо направлять персонажа на определенные пути</w:t>
        </w:r>
      </w:ins>
      <w:ins w:id="309" w:author="AdminNB" w:date="2023-05-09T22:37:00Z">
        <w:r w:rsidR="000678A2">
          <w:t>. Это усложняет игру, но в качестве награды игрок</w:t>
        </w:r>
      </w:ins>
      <w:ins w:id="310" w:author="AdminNB" w:date="2023-05-09T22:34:00Z">
        <w:r w:rsidR="00B6555D">
          <w:t xml:space="preserve"> </w:t>
        </w:r>
      </w:ins>
      <w:del w:id="311" w:author="AdminNB" w:date="2023-05-09T22:38:00Z">
        <w:r w:rsidDel="000678A2">
          <w:delText xml:space="preserve">Они помогают </w:delText>
        </w:r>
      </w:del>
      <w:ins w:id="312" w:author="AdminNB" w:date="2023-05-09T22:38:00Z">
        <w:r w:rsidR="000678A2">
          <w:t>получает помощь в преодолении препятствий</w:t>
        </w:r>
      </w:ins>
      <w:del w:id="313" w:author="AdminNB" w:date="2023-05-09T22:38:00Z">
        <w:r w:rsidDel="000678A2">
          <w:delText>игроку преодолевать препятствия</w:delText>
        </w:r>
      </w:del>
      <w:ins w:id="314" w:author="AdminNB" w:date="2023-05-09T22:38:00Z">
        <w:r w:rsidR="000678A2">
          <w:t xml:space="preserve"> или</w:t>
        </w:r>
      </w:ins>
      <w:del w:id="315" w:author="AdminNB" w:date="2023-05-09T22:38:00Z">
        <w:r w:rsidDel="000678A2">
          <w:delText>,</w:delText>
        </w:r>
      </w:del>
      <w:r>
        <w:t xml:space="preserve"> </w:t>
      </w:r>
      <w:del w:id="316" w:author="AdminNB" w:date="2023-05-09T22:38:00Z">
        <w:r w:rsidDel="000678A2">
          <w:delText>добавляют мультипликатор</w:delText>
        </w:r>
      </w:del>
      <w:ins w:id="317" w:author="AdminNB" w:date="2023-05-09T22:38:00Z">
        <w:r w:rsidR="000678A2">
          <w:t xml:space="preserve">дополнительные </w:t>
        </w:r>
      </w:ins>
      <w:del w:id="318" w:author="AdminNB" w:date="2023-05-10T20:01:00Z">
        <w:r w:rsidDel="009E4441">
          <w:delText xml:space="preserve"> </w:delText>
        </w:r>
      </w:del>
      <w:del w:id="319" w:author="AdminNB" w:date="2023-05-09T22:38:00Z">
        <w:r w:rsidDel="000678A2">
          <w:delText xml:space="preserve">счета </w:delText>
        </w:r>
      </w:del>
      <w:ins w:id="320" w:author="AdminNB" w:date="2023-05-09T22:38:00Z">
        <w:r w:rsidR="000678A2">
          <w:t xml:space="preserve">очки </w:t>
        </w:r>
      </w:ins>
      <w:r>
        <w:t>для улучшения результата</w:t>
      </w:r>
      <w:del w:id="321" w:author="AdminNB" w:date="2023-05-09T22:38:00Z">
        <w:r w:rsidDel="000678A2">
          <w:delText xml:space="preserve">, </w:delText>
        </w:r>
        <w:r w:rsidR="00EC215B" w:rsidDel="000678A2">
          <w:delText xml:space="preserve">притягивают к </w:delText>
        </w:r>
        <w:r w:rsidR="002A5A2E" w:rsidDel="000678A2">
          <w:delText>игровому персонажу</w:delText>
        </w:r>
        <w:r w:rsidR="000531EE" w:rsidDel="000678A2">
          <w:delText xml:space="preserve"> </w:delText>
        </w:r>
        <w:r w:rsidDel="000678A2">
          <w:delText>монеты и так далее</w:delText>
        </w:r>
      </w:del>
      <w:r>
        <w:t xml:space="preserve">. </w:t>
      </w:r>
      <w:del w:id="322" w:author="AdminNB" w:date="2023-05-09T22:38:00Z">
        <w:r w:rsidDel="000678A2">
          <w:delText>Например</w:delText>
        </w:r>
      </w:del>
      <w:ins w:id="323" w:author="AdminNB" w:date="2023-05-09T22:38:00Z">
        <w:r w:rsidR="000678A2">
          <w:t>В качестве примеров можно привести</w:t>
        </w:r>
      </w:ins>
      <w:ins w:id="324" w:author="AdminNB" w:date="2023-05-09T22:40:00Z">
        <w:r w:rsidR="000678A2">
          <w:t>:</w:t>
        </w:r>
      </w:ins>
      <w:ins w:id="325" w:author="AdminNB" w:date="2023-05-09T22:38:00Z">
        <w:r w:rsidR="000678A2">
          <w:t xml:space="preserve"> бонус</w:t>
        </w:r>
      </w:ins>
      <w:ins w:id="326" w:author="AdminNB" w:date="2023-05-09T22:39:00Z">
        <w:r w:rsidR="000678A2">
          <w:t xml:space="preserve"> </w:t>
        </w:r>
      </w:ins>
      <w:del w:id="327" w:author="AdminNB" w:date="2023-05-09T22:39:00Z">
        <w:r w:rsidDel="000678A2">
          <w:delText xml:space="preserve">, </w:delText>
        </w:r>
      </w:del>
      <w:ins w:id="328" w:author="AdminNB" w:date="2023-05-09T22:39:00Z">
        <w:r w:rsidR="000678A2">
          <w:t>«Р</w:t>
        </w:r>
      </w:ins>
      <w:del w:id="329" w:author="AdminNB" w:date="2023-05-09T22:39:00Z">
        <w:r w:rsidDel="000678A2">
          <w:delText>р</w:delText>
        </w:r>
      </w:del>
      <w:r>
        <w:t xml:space="preserve">акетный </w:t>
      </w:r>
      <w:ins w:id="330" w:author="AdminNB" w:date="2023-05-09T22:39:00Z">
        <w:r w:rsidR="000678A2">
          <w:t>Р</w:t>
        </w:r>
      </w:ins>
      <w:del w:id="331" w:author="AdminNB" w:date="2023-05-09T22:39:00Z">
        <w:r w:rsidDel="000678A2">
          <w:delText>р</w:delText>
        </w:r>
      </w:del>
      <w:r>
        <w:t>анец</w:t>
      </w:r>
      <w:ins w:id="332" w:author="AdminNB" w:date="2023-05-09T22:39:00Z">
        <w:r w:rsidR="000678A2">
          <w:t xml:space="preserve">». Он </w:t>
        </w:r>
      </w:ins>
      <w:del w:id="333" w:author="AdminNB" w:date="2023-05-09T22:39:00Z">
        <w:r w:rsidDel="000678A2">
          <w:delText xml:space="preserve"> </w:delText>
        </w:r>
      </w:del>
      <w:r>
        <w:t>позволяет игроку на некоторое время подняться в воздух, где столкновение с объектами ему не грозит</w:t>
      </w:r>
      <w:ins w:id="334" w:author="AdminNB" w:date="2023-05-09T22:39:00Z">
        <w:r w:rsidR="000678A2">
          <w:t xml:space="preserve"> и он может получить увеличенное количество очков</w:t>
        </w:r>
      </w:ins>
      <w:ins w:id="335" w:author="AdminNB" w:date="2023-05-09T22:40:00Z">
        <w:r w:rsidR="000678A2">
          <w:t>;</w:t>
        </w:r>
      </w:ins>
      <w:del w:id="336" w:author="AdminNB" w:date="2023-05-09T22:40:00Z">
        <w:r w:rsidDel="000678A2">
          <w:delText>,</w:delText>
        </w:r>
      </w:del>
      <w:r>
        <w:t xml:space="preserve"> </w:t>
      </w:r>
      <w:del w:id="337" w:author="AdminNB" w:date="2023-05-09T22:40:00Z">
        <w:r w:rsidDel="000678A2">
          <w:delText xml:space="preserve">или </w:delText>
        </w:r>
      </w:del>
      <w:ins w:id="338" w:author="AdminNB" w:date="2023-05-09T22:40:00Z">
        <w:r w:rsidR="000678A2">
          <w:t xml:space="preserve">бонус «Пружинные </w:t>
        </w:r>
      </w:ins>
      <w:del w:id="339" w:author="AdminNB" w:date="2023-05-09T22:40:00Z">
        <w:r w:rsidDel="000678A2">
          <w:delText>специальные с</w:delText>
        </w:r>
      </w:del>
      <w:ins w:id="340" w:author="AdminNB" w:date="2023-05-09T22:40:00Z">
        <w:r w:rsidR="000678A2">
          <w:t>С</w:t>
        </w:r>
      </w:ins>
      <w:r>
        <w:t>апоги</w:t>
      </w:r>
      <w:ins w:id="341" w:author="AdminNB" w:date="2023-05-09T22:41:00Z">
        <w:r w:rsidR="000678A2">
          <w:t>»</w:t>
        </w:r>
      </w:ins>
      <w:r>
        <w:t>, которы</w:t>
      </w:r>
      <w:ins w:id="342" w:author="AdminNB" w:date="2023-05-09T22:41:00Z">
        <w:r w:rsidR="000678A2">
          <w:t>й</w:t>
        </w:r>
      </w:ins>
      <w:del w:id="343" w:author="AdminNB" w:date="2023-05-09T22:41:00Z">
        <w:r w:rsidDel="000678A2">
          <w:delText>е</w:delText>
        </w:r>
      </w:del>
      <w:r>
        <w:t xml:space="preserve"> </w:t>
      </w:r>
      <w:ins w:id="344" w:author="AdminNB" w:date="2023-05-10T20:02:00Z">
        <w:r w:rsidR="009E4441">
          <w:t xml:space="preserve">предоставляет возможность </w:t>
        </w:r>
      </w:ins>
      <w:del w:id="345" w:author="AdminNB" w:date="2023-05-10T20:02:00Z">
        <w:r w:rsidDel="009E4441">
          <w:delText xml:space="preserve">позволяют </w:delText>
        </w:r>
      </w:del>
      <w:r>
        <w:t>перепрыгивать через</w:t>
      </w:r>
      <w:del w:id="346" w:author="AdminNB" w:date="2023-05-09T22:39:00Z">
        <w:r w:rsidDel="000678A2">
          <w:delText xml:space="preserve"> </w:delText>
        </w:r>
      </w:del>
      <w:ins w:id="347" w:author="AdminNB" w:date="2023-05-09T22:39:00Z">
        <w:r w:rsidR="000678A2">
          <w:t xml:space="preserve"> высокие препятствия</w:t>
        </w:r>
      </w:ins>
      <w:del w:id="348" w:author="AdminNB" w:date="2023-05-09T22:39:00Z">
        <w:r w:rsidDel="000678A2">
          <w:delText>поезда</w:delText>
        </w:r>
      </w:del>
      <w:r>
        <w:t>.</w:t>
      </w:r>
      <w:del w:id="349" w:author="AdminNB" w:date="2023-05-09T23:10:00Z">
        <w:r w:rsidDel="003B18E4">
          <w:delText xml:space="preserve"> </w:delText>
        </w:r>
      </w:del>
    </w:p>
    <w:p w14:paraId="682F02AA" w14:textId="53987825" w:rsidR="004A21F2" w:rsidRDefault="004A21F2" w:rsidP="004A21F2">
      <w:pPr>
        <w:rPr>
          <w:ins w:id="350" w:author="AdminNB" w:date="2023-05-09T22:48:00Z"/>
        </w:rPr>
      </w:pPr>
      <w:r>
        <w:t xml:space="preserve">Среди преимуществ игры </w:t>
      </w:r>
      <w:r>
        <w:rPr>
          <w:lang w:val="en-US"/>
        </w:rPr>
        <w:t>Subway</w:t>
      </w:r>
      <w:r w:rsidRPr="00867969">
        <w:t xml:space="preserve"> </w:t>
      </w:r>
      <w:r>
        <w:rPr>
          <w:lang w:val="en-US"/>
        </w:rPr>
        <w:t>Surfers</w:t>
      </w:r>
      <w:ins w:id="351" w:author="AdminNB" w:date="2023-05-09T22:41:00Z">
        <w:r w:rsidR="000678A2">
          <w:t xml:space="preserve">: </w:t>
        </w:r>
      </w:ins>
      <w:del w:id="352" w:author="AdminNB" w:date="2023-05-09T22:41:00Z">
        <w:r w:rsidRPr="00867969" w:rsidDel="000678A2">
          <w:delText xml:space="preserve"> </w:delText>
        </w:r>
        <w:r w:rsidDel="000678A2">
          <w:delText xml:space="preserve">имеются </w:delText>
        </w:r>
      </w:del>
      <w:r>
        <w:t>привлека</w:t>
      </w:r>
      <w:ins w:id="353" w:author="AdminNB" w:date="2023-05-09T22:41:00Z">
        <w:r w:rsidR="000678A2">
          <w:t>тельный</w:t>
        </w:r>
      </w:ins>
      <w:del w:id="354" w:author="AdminNB" w:date="2023-05-09T22:41:00Z">
        <w:r w:rsidDel="000678A2">
          <w:delText>ющий</w:delText>
        </w:r>
      </w:del>
      <w:r>
        <w:t xml:space="preserve"> визуальный стиль, </w:t>
      </w:r>
      <w:del w:id="355" w:author="AdminNB" w:date="2023-05-09T22:41:00Z">
        <w:r w:rsidDel="000678A2">
          <w:delText>наличие нескольких</w:delText>
        </w:r>
      </w:del>
      <w:ins w:id="356" w:author="AdminNB" w:date="2023-05-09T22:41:00Z">
        <w:r w:rsidR="000678A2">
          <w:t>разнообразие препятствий</w:t>
        </w:r>
      </w:ins>
      <w:r>
        <w:t xml:space="preserve"> </w:t>
      </w:r>
      <w:del w:id="357" w:author="AdminNB" w:date="2023-05-09T22:41:00Z">
        <w:r w:rsidDel="000678A2">
          <w:delText>способов для решения одной и той же ситуации</w:delText>
        </w:r>
      </w:del>
      <w:ins w:id="358" w:author="AdminNB" w:date="2023-05-09T22:41:00Z">
        <w:r w:rsidR="000678A2">
          <w:t>и способов их преодоления</w:t>
        </w:r>
      </w:ins>
      <w:ins w:id="359" w:author="AdminNB" w:date="2023-05-09T22:42:00Z">
        <w:r w:rsidR="000678A2">
          <w:t xml:space="preserve"> и </w:t>
        </w:r>
      </w:ins>
      <w:del w:id="360" w:author="AdminNB" w:date="2023-05-09T22:42:00Z">
        <w:r w:rsidDel="000678A2">
          <w:delText xml:space="preserve">, наличие </w:delText>
        </w:r>
      </w:del>
      <w:r>
        <w:t>систем</w:t>
      </w:r>
      <w:ins w:id="361" w:author="AdminNB" w:date="2023-05-09T22:42:00Z">
        <w:r w:rsidR="000678A2">
          <w:t>а</w:t>
        </w:r>
      </w:ins>
      <w:del w:id="362" w:author="AdminNB" w:date="2023-05-09T22:42:00Z">
        <w:r w:rsidDel="000678A2">
          <w:delText>ы</w:delText>
        </w:r>
      </w:del>
      <w:r>
        <w:t xml:space="preserve"> бонусов, </w:t>
      </w:r>
      <w:del w:id="363" w:author="AdminNB" w:date="2023-05-09T22:42:00Z">
        <w:r w:rsidDel="000678A2">
          <w:delText>помогающих игроку в прохождении</w:delText>
        </w:r>
      </w:del>
      <w:ins w:id="364" w:author="AdminNB" w:date="2023-05-09T22:42:00Z">
        <w:r w:rsidR="000678A2">
          <w:t>поощряющая более успешных игроков</w:t>
        </w:r>
      </w:ins>
      <w:r>
        <w:t xml:space="preserve">. </w:t>
      </w:r>
      <w:del w:id="365" w:author="AdminNB" w:date="2023-05-09T22:42:00Z">
        <w:r w:rsidDel="000678A2">
          <w:delText>Недостатком же можно назвать то, что бонусы применяются сразу после подъема, хотя нужды в этом в данный момент может и не быть.</w:delText>
        </w:r>
      </w:del>
      <w:ins w:id="366" w:author="AdminNB" w:date="2023-05-09T22:45:00Z">
        <w:r w:rsidR="000678A2">
          <w:t>Г</w:t>
        </w:r>
      </w:ins>
      <w:ins w:id="367" w:author="AdminNB" w:date="2023-05-09T22:42:00Z">
        <w:r w:rsidR="000678A2">
          <w:t xml:space="preserve">лавным недостатком </w:t>
        </w:r>
      </w:ins>
      <w:ins w:id="368" w:author="AdminNB" w:date="2023-05-09T22:45:00Z">
        <w:r w:rsidR="000678A2">
          <w:t xml:space="preserve">игры </w:t>
        </w:r>
      </w:ins>
      <w:ins w:id="369" w:author="AdminNB" w:date="2023-05-09T22:42:00Z">
        <w:r w:rsidR="000678A2">
          <w:t>можно назвать одну из особенностей системы бонусов</w:t>
        </w:r>
      </w:ins>
      <w:ins w:id="370" w:author="AdminNB" w:date="2023-05-09T22:45:00Z">
        <w:r w:rsidR="000678A2">
          <w:t>:</w:t>
        </w:r>
      </w:ins>
      <w:ins w:id="371" w:author="AdminNB" w:date="2023-05-09T22:43:00Z">
        <w:r w:rsidR="000678A2">
          <w:t xml:space="preserve"> невозможно выбрать в какой момент </w:t>
        </w:r>
        <w:r w:rsidR="000678A2">
          <w:lastRenderedPageBreak/>
          <w:t xml:space="preserve">применить </w:t>
        </w:r>
      </w:ins>
      <w:ins w:id="372" w:author="AdminNB" w:date="2023-05-10T20:03:00Z">
        <w:r w:rsidR="00736342">
          <w:t>определенный предмет</w:t>
        </w:r>
      </w:ins>
      <w:ins w:id="373" w:author="AdminNB" w:date="2023-05-09T22:44:00Z">
        <w:r w:rsidR="000678A2">
          <w:t>.</w:t>
        </w:r>
      </w:ins>
      <w:ins w:id="374" w:author="AdminNB" w:date="2023-05-09T22:47:00Z">
        <w:r w:rsidR="00976656">
          <w:t xml:space="preserve"> Поэтому в</w:t>
        </w:r>
      </w:ins>
      <w:ins w:id="375" w:author="AdminNB" w:date="2023-05-09T22:44:00Z">
        <w:r w:rsidR="000678A2">
          <w:t xml:space="preserve"> большинстве случаев игрок не получает </w:t>
        </w:r>
      </w:ins>
      <w:ins w:id="376" w:author="AdminNB" w:date="2023-05-09T22:45:00Z">
        <w:r w:rsidR="000678A2">
          <w:t>выгоды от их использования.</w:t>
        </w:r>
      </w:ins>
    </w:p>
    <w:p w14:paraId="441B33DB" w14:textId="72F85AB3" w:rsidR="00976656" w:rsidRPr="00976656" w:rsidRDefault="0092227D" w:rsidP="004A21F2">
      <w:r>
        <w:rPr>
          <w:noProof/>
          <w:lang w:eastAsia="ru-RU"/>
        </w:rPr>
        <w:drawing>
          <wp:anchor distT="0" distB="0" distL="114300" distR="114300" simplePos="0" relativeHeight="251751424" behindDoc="0" locked="0" layoutInCell="1" allowOverlap="1" wp14:anchorId="0C4326C7" wp14:editId="6089E49D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1371600" cy="2895600"/>
            <wp:effectExtent l="0" t="0" r="0" b="0"/>
            <wp:wrapTopAndBottom/>
            <wp:docPr id="5" name="Рисунок 5" descr="Subway Surfers MOD 3.9.0 - Скачать для Android APK бесплат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bway Surfers MOD 3.9.0 - Скачать для Android APK бесплатно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ins w:id="377" w:author="AdminNB" w:date="2023-05-09T22:48:00Z">
        <w:r w:rsidR="00976656">
          <w:t xml:space="preserve">На рисунке 1.2 представлен пример экрана игры </w:t>
        </w:r>
        <w:r w:rsidR="00976656">
          <w:rPr>
            <w:lang w:val="en-US"/>
          </w:rPr>
          <w:t>Subway</w:t>
        </w:r>
        <w:r w:rsidR="00976656" w:rsidRPr="00976656">
          <w:rPr>
            <w:rPrChange w:id="378" w:author="AdminNB" w:date="2023-05-09T22:48:00Z">
              <w:rPr>
                <w:lang w:val="en-US"/>
              </w:rPr>
            </w:rPrChange>
          </w:rPr>
          <w:t xml:space="preserve"> </w:t>
        </w:r>
        <w:r w:rsidR="00386404">
          <w:rPr>
            <w:lang w:val="en-US"/>
          </w:rPr>
          <w:t>S</w:t>
        </w:r>
      </w:ins>
      <w:ins w:id="379" w:author="AdminNB" w:date="2023-05-10T20:03:00Z">
        <w:r w:rsidR="00122683">
          <w:rPr>
            <w:lang w:val="en-US"/>
          </w:rPr>
          <w:t>u</w:t>
        </w:r>
      </w:ins>
      <w:ins w:id="380" w:author="AdminNB" w:date="2023-05-09T22:48:00Z">
        <w:r w:rsidR="00976656">
          <w:rPr>
            <w:lang w:val="en-US"/>
          </w:rPr>
          <w:t>rfers</w:t>
        </w:r>
        <w:r w:rsidR="00976656" w:rsidRPr="00976656">
          <w:rPr>
            <w:rPrChange w:id="381" w:author="AdminNB" w:date="2023-05-09T22:48:00Z">
              <w:rPr>
                <w:lang w:val="en-US"/>
              </w:rPr>
            </w:rPrChange>
          </w:rPr>
          <w:t>.</w:t>
        </w:r>
      </w:ins>
    </w:p>
    <w:p w14:paraId="2B790D94" w14:textId="341004C2" w:rsidR="004A21F2" w:rsidRDefault="004A21F2" w:rsidP="00F2626C">
      <w:pPr>
        <w:pStyle w:val="afff3"/>
        <w:rPr>
          <w:noProof/>
        </w:rPr>
      </w:pPr>
      <w:r>
        <w:t>Рисунок 1.2 –</w:t>
      </w:r>
      <w:ins w:id="382" w:author="AdminNB" w:date="2023-05-09T22:48:00Z">
        <w:r w:rsidR="00976656">
          <w:t xml:space="preserve"> Основной игровой экран мобильной игры </w:t>
        </w:r>
      </w:ins>
      <w:r>
        <w:rPr>
          <w:lang w:val="en-US"/>
        </w:rPr>
        <w:t>Subway</w:t>
      </w:r>
      <w:r w:rsidRPr="00224B14">
        <w:t xml:space="preserve"> </w:t>
      </w:r>
      <w:r>
        <w:rPr>
          <w:lang w:val="en-US"/>
        </w:rPr>
        <w:t>Surfers</w:t>
      </w:r>
    </w:p>
    <w:p w14:paraId="33782DE8" w14:textId="68C77945" w:rsidR="004A21F2" w:rsidRDefault="004A21F2" w:rsidP="00AC1E5A">
      <w:r>
        <w:t>При создании</w:t>
      </w:r>
      <w:r w:rsidRPr="000A103B">
        <w:t xml:space="preserve"> </w:t>
      </w:r>
      <w:r>
        <w:t>игры будут учтены достоинства и недостатки</w:t>
      </w:r>
      <w:ins w:id="383" w:author="AdminNB" w:date="2023-05-09T22:49:00Z">
        <w:r w:rsidR="00976656">
          <w:t xml:space="preserve"> рассмотренных</w:t>
        </w:r>
      </w:ins>
      <w:r>
        <w:t xml:space="preserve"> игр-аналогов. Из </w:t>
      </w:r>
      <w:del w:id="384" w:author="AdminNB" w:date="2023-05-09T22:49:00Z">
        <w:r w:rsidDel="00976656">
          <w:delText xml:space="preserve">них </w:delText>
        </w:r>
      </w:del>
      <w:ins w:id="385" w:author="AdminNB" w:date="2023-05-09T22:49:00Z">
        <w:r w:rsidR="00976656">
          <w:t xml:space="preserve">обеих игр </w:t>
        </w:r>
      </w:ins>
      <w:r>
        <w:t>будут позаимствованы возрастающая сложность, ведение счета очков</w:t>
      </w:r>
      <w:ins w:id="386" w:author="AdminNB" w:date="2023-05-09T22:49:00Z">
        <w:r w:rsidR="00976656">
          <w:t xml:space="preserve"> и </w:t>
        </w:r>
      </w:ins>
      <w:del w:id="387" w:author="AdminNB" w:date="2023-05-09T22:49:00Z">
        <w:r w:rsidDel="00976656">
          <w:delText xml:space="preserve">, </w:delText>
        </w:r>
      </w:del>
      <w:r>
        <w:t>простота управления</w:t>
      </w:r>
      <w:ins w:id="388" w:author="AdminNB" w:date="2023-05-09T22:49:00Z">
        <w:r w:rsidR="00976656">
          <w:t xml:space="preserve">. Из игры </w:t>
        </w:r>
        <w:r w:rsidR="00976656">
          <w:rPr>
            <w:lang w:val="en-US"/>
          </w:rPr>
          <w:t>Subway</w:t>
        </w:r>
        <w:r w:rsidR="00976656" w:rsidRPr="00976656">
          <w:rPr>
            <w:rPrChange w:id="389" w:author="AdminNB" w:date="2023-05-09T22:50:00Z">
              <w:rPr>
                <w:lang w:val="en-US"/>
              </w:rPr>
            </w:rPrChange>
          </w:rPr>
          <w:t xml:space="preserve"> </w:t>
        </w:r>
        <w:r w:rsidR="00976656">
          <w:rPr>
            <w:lang w:val="en-US"/>
          </w:rPr>
          <w:t>S</w:t>
        </w:r>
      </w:ins>
      <w:ins w:id="390" w:author="Anton Log" w:date="2023-05-10T17:40:00Z">
        <w:r w:rsidR="00B529F8">
          <w:rPr>
            <w:lang w:val="en-US"/>
          </w:rPr>
          <w:t>u</w:t>
        </w:r>
      </w:ins>
      <w:ins w:id="391" w:author="AdminNB" w:date="2023-05-09T22:49:00Z">
        <w:del w:id="392" w:author="Anton Log" w:date="2023-05-10T17:40:00Z">
          <w:r w:rsidR="00976656" w:rsidDel="00B529F8">
            <w:rPr>
              <w:lang w:val="en-US"/>
            </w:rPr>
            <w:delText>e</w:delText>
          </w:r>
        </w:del>
        <w:r w:rsidR="00976656">
          <w:rPr>
            <w:lang w:val="en-US"/>
          </w:rPr>
          <w:t>rfers</w:t>
        </w:r>
        <w:r w:rsidR="00976656" w:rsidRPr="00976656">
          <w:rPr>
            <w:rPrChange w:id="393" w:author="AdminNB" w:date="2023-05-09T22:50:00Z">
              <w:rPr>
                <w:lang w:val="en-US"/>
              </w:rPr>
            </w:rPrChange>
          </w:rPr>
          <w:t xml:space="preserve"> –</w:t>
        </w:r>
      </w:ins>
      <w:del w:id="394" w:author="AdminNB" w:date="2023-05-09T22:49:00Z">
        <w:r w:rsidDel="00976656">
          <w:delText>,</w:delText>
        </w:r>
      </w:del>
      <w:r>
        <w:t xml:space="preserve"> система бонусов</w:t>
      </w:r>
      <w:del w:id="395" w:author="AdminNB" w:date="2023-05-09T22:50:00Z">
        <w:r w:rsidDel="00976656">
          <w:delText xml:space="preserve"> для помощи игроку</w:delText>
        </w:r>
      </w:del>
      <w:r>
        <w:t xml:space="preserve">. При этом будут </w:t>
      </w:r>
      <w:del w:id="396" w:author="AdminNB" w:date="2023-05-09T22:50:00Z">
        <w:r w:rsidDel="00976656">
          <w:delText xml:space="preserve">исправлены </w:delText>
        </w:r>
      </w:del>
      <w:ins w:id="397" w:author="AdminNB" w:date="2023-05-09T22:50:00Z">
        <w:r w:rsidR="00976656">
          <w:t xml:space="preserve">учтены </w:t>
        </w:r>
      </w:ins>
      <w:r>
        <w:t xml:space="preserve">упомянутые недочеты: однообразный визуальный стиль, </w:t>
      </w:r>
      <w:del w:id="398" w:author="AdminNB" w:date="2023-05-09T22:50:00Z">
        <w:r w:rsidDel="00976656">
          <w:delText>отсутствие возможности отложить применение бонусов для более подходящих ситуаций.</w:delText>
        </w:r>
      </w:del>
      <w:ins w:id="399" w:author="AdminNB" w:date="2023-05-09T22:51:00Z">
        <w:r w:rsidR="00976656">
          <w:t>отсутствие</w:t>
        </w:r>
      </w:ins>
      <w:ins w:id="400" w:author="AdminNB" w:date="2023-05-09T22:50:00Z">
        <w:r w:rsidR="00976656">
          <w:t xml:space="preserve"> гибкой системы применения бонусов</w:t>
        </w:r>
      </w:ins>
      <w:ins w:id="401" w:author="AdminNB" w:date="2023-05-09T22:51:00Z">
        <w:r w:rsidR="00976656">
          <w:t>.</w:t>
        </w:r>
      </w:ins>
    </w:p>
    <w:p w14:paraId="0D7D30B9" w14:textId="0B09778A" w:rsidR="00797B2F" w:rsidRPr="004F7727" w:rsidRDefault="00797B2F" w:rsidP="000772EE">
      <w:pPr>
        <w:pStyle w:val="11"/>
      </w:pPr>
      <w:bookmarkStart w:id="402" w:name="_Toc134632470"/>
      <w:r>
        <w:t xml:space="preserve">Выбор платформы для разработки </w:t>
      </w:r>
      <w:ins w:id="403" w:author="AdminNB" w:date="2023-05-09T22:51:00Z">
        <w:r w:rsidR="00976656">
          <w:t>2</w:t>
        </w:r>
        <w:r w:rsidR="00976656">
          <w:rPr>
            <w:lang w:val="en-US"/>
          </w:rPr>
          <w:t>D</w:t>
        </w:r>
      </w:ins>
      <w:ins w:id="404" w:author="AdminNB" w:date="2023-05-09T23:04:00Z">
        <w:r w:rsidR="00B66477">
          <w:t>-</w:t>
        </w:r>
      </w:ins>
      <w:ins w:id="405" w:author="AdminNB" w:date="2023-05-09T22:51:00Z">
        <w:r w:rsidR="00976656">
          <w:t>игры</w:t>
        </w:r>
      </w:ins>
      <w:bookmarkEnd w:id="402"/>
      <w:del w:id="406" w:author="AdminNB" w:date="2023-05-09T22:51:00Z">
        <w:r w:rsidDel="00976656">
          <w:delText>игр</w:delText>
        </w:r>
      </w:del>
    </w:p>
    <w:p w14:paraId="704E7E71" w14:textId="5D919DC2" w:rsidR="00650754" w:rsidRPr="00650754" w:rsidRDefault="004312BD" w:rsidP="000772EE">
      <w:r>
        <w:t xml:space="preserve">При создании видеоигр </w:t>
      </w:r>
      <w:r w:rsidR="004C6A90">
        <w:t xml:space="preserve">используются так называемые игровые движки. Игровой движок – </w:t>
      </w:r>
      <w:r w:rsidR="004C6A90" w:rsidRPr="004C6A90">
        <w:t xml:space="preserve">базовое программное </w:t>
      </w:r>
      <w:r w:rsidR="004C6A90">
        <w:t>обеспечение компьютерной игры, пригодное для повторного использования и расширения</w:t>
      </w:r>
      <w:r w:rsidR="004C6A90" w:rsidRPr="004C6A90">
        <w:t>.</w:t>
      </w:r>
      <w:r w:rsidR="0045519A">
        <w:t xml:space="preserve"> </w:t>
      </w:r>
      <w:ins w:id="407" w:author="AdminNB" w:date="2023-05-09T22:52:00Z">
        <w:r w:rsidR="00976656">
          <w:t xml:space="preserve">Они содержат </w:t>
        </w:r>
      </w:ins>
      <w:del w:id="408" w:author="AdminNB" w:date="2023-05-09T22:52:00Z">
        <w:r w:rsidR="0045519A" w:rsidDel="00976656">
          <w:delText>О</w:delText>
        </w:r>
      </w:del>
      <w:ins w:id="409" w:author="AdminNB" w:date="2023-05-09T22:52:00Z">
        <w:r w:rsidR="00976656">
          <w:t>о</w:t>
        </w:r>
      </w:ins>
      <w:r w:rsidR="0045519A">
        <w:t>бщие технологии</w:t>
      </w:r>
      <w:r w:rsidR="00E9345F">
        <w:rPr>
          <w:lang w:val="ru-BY"/>
        </w:rPr>
        <w:t xml:space="preserve">, </w:t>
      </w:r>
      <w:r w:rsidR="00480368">
        <w:rPr>
          <w:lang w:val="ru-BY"/>
        </w:rPr>
        <w:t>не</w:t>
      </w:r>
      <w:r w:rsidR="00E9345F">
        <w:rPr>
          <w:lang w:val="ru-BY"/>
        </w:rPr>
        <w:t>обходимые при создании каждой игры</w:t>
      </w:r>
      <w:del w:id="410" w:author="AdminNB" w:date="2023-05-09T22:52:00Z">
        <w:r w:rsidR="00E9345F" w:rsidDel="00976656">
          <w:rPr>
            <w:lang w:val="ru-BY"/>
          </w:rPr>
          <w:delText>, уже встроены в них</w:delText>
        </w:r>
      </w:del>
      <w:ins w:id="411" w:author="AdminNB" w:date="2023-05-09T22:52:00Z">
        <w:r w:rsidR="00976656">
          <w:t>.</w:t>
        </w:r>
      </w:ins>
      <w:del w:id="412" w:author="AdminNB" w:date="2023-05-09T22:52:00Z">
        <w:r w:rsidR="00E9345F" w:rsidDel="00976656">
          <w:rPr>
            <w:lang w:val="ru-BY"/>
          </w:rPr>
          <w:delText>,</w:delText>
        </w:r>
      </w:del>
      <w:r w:rsidR="00E9345F">
        <w:rPr>
          <w:lang w:val="ru-BY"/>
        </w:rPr>
        <w:t xml:space="preserve"> </w:t>
      </w:r>
      <w:del w:id="413" w:author="AdminNB" w:date="2023-05-09T22:52:00Z">
        <w:r w:rsidR="00E9345F" w:rsidDel="00976656">
          <w:rPr>
            <w:lang w:val="ru-BY"/>
          </w:rPr>
          <w:delText>и ра</w:delText>
        </w:r>
      </w:del>
      <w:ins w:id="414" w:author="AdminNB" w:date="2023-05-09T22:53:00Z">
        <w:r w:rsidR="00976656">
          <w:t>Благодаря движкам разработчику</w:t>
        </w:r>
      </w:ins>
      <w:del w:id="415" w:author="AdminNB" w:date="2023-05-09T22:53:00Z">
        <w:r w:rsidR="00E9345F" w:rsidDel="00976656">
          <w:rPr>
            <w:lang w:val="ru-BY"/>
          </w:rPr>
          <w:delText>зработчику</w:delText>
        </w:r>
      </w:del>
      <w:ins w:id="416" w:author="AdminNB" w:date="2023-05-09T22:52:00Z">
        <w:r w:rsidR="00976656">
          <w:t xml:space="preserve"> </w:t>
        </w:r>
        <w:r w:rsidR="00976656">
          <w:rPr>
            <w:lang w:val="ru-BY"/>
          </w:rPr>
          <w:t>не нужно</w:t>
        </w:r>
      </w:ins>
      <w:ins w:id="417" w:author="AdminNB" w:date="2023-05-09T22:53:00Z">
        <w:r w:rsidR="00976656">
          <w:t xml:space="preserve"> заново</w:t>
        </w:r>
      </w:ins>
      <w:ins w:id="418" w:author="AdminNB" w:date="2023-05-09T22:52:00Z">
        <w:r w:rsidR="00976656">
          <w:rPr>
            <w:lang w:val="ru-BY"/>
          </w:rPr>
          <w:t xml:space="preserve"> </w:t>
        </w:r>
        <w:r w:rsidR="00976656">
          <w:t>реализовывать</w:t>
        </w:r>
      </w:ins>
      <w:ins w:id="419" w:author="AdminNB" w:date="2023-05-09T22:53:00Z">
        <w:r w:rsidR="00976656">
          <w:t xml:space="preserve"> для каждой игры базовые системы</w:t>
        </w:r>
      </w:ins>
      <w:r>
        <w:t>, например</w:t>
      </w:r>
      <w:del w:id="420" w:author="AdminNB" w:date="2023-05-09T22:52:00Z">
        <w:r w:rsidDel="00976656">
          <w:delText>,</w:delText>
        </w:r>
        <w:r w:rsidR="00E9345F" w:rsidDel="00976656">
          <w:rPr>
            <w:lang w:val="ru-BY"/>
          </w:rPr>
          <w:delText xml:space="preserve"> не нужно заново </w:delText>
        </w:r>
        <w:r w:rsidDel="00976656">
          <w:delText>реализовывать</w:delText>
        </w:r>
      </w:del>
      <w:r w:rsidR="00E9345F">
        <w:rPr>
          <w:lang w:val="ru-BY"/>
        </w:rPr>
        <w:t xml:space="preserve"> </w:t>
      </w:r>
      <w:del w:id="421" w:author="AdminNB" w:date="2023-05-09T22:54:00Z">
        <w:r w:rsidR="00E9345F" w:rsidDel="00976656">
          <w:rPr>
            <w:lang w:val="ru-BY"/>
          </w:rPr>
          <w:delText xml:space="preserve">физику </w:delText>
        </w:r>
      </w:del>
      <w:ins w:id="422" w:author="AdminNB" w:date="2023-05-09T22:54:00Z">
        <w:r w:rsidR="00976656">
          <w:t>расчет поведения физических</w:t>
        </w:r>
        <w:r w:rsidR="00976656">
          <w:rPr>
            <w:lang w:val="ru-BY"/>
          </w:rPr>
          <w:t xml:space="preserve"> </w:t>
        </w:r>
      </w:ins>
      <w:r w:rsidR="00E9345F">
        <w:rPr>
          <w:lang w:val="ru-BY"/>
        </w:rPr>
        <w:t>тел и их отображение</w:t>
      </w:r>
      <w:del w:id="423" w:author="AdminNB" w:date="2023-05-09T22:54:00Z">
        <w:r w:rsidR="00E9345F" w:rsidDel="00976656">
          <w:rPr>
            <w:lang w:val="ru-BY"/>
          </w:rPr>
          <w:delText xml:space="preserve"> для каждой игры</w:delText>
        </w:r>
      </w:del>
      <w:r w:rsidR="00E9345F">
        <w:rPr>
          <w:lang w:val="ru-BY"/>
        </w:rPr>
        <w:t>.</w:t>
      </w:r>
      <w:r w:rsidR="0021369E">
        <w:t xml:space="preserve"> Самыми популярными </w:t>
      </w:r>
      <w:r w:rsidR="00C10437">
        <w:rPr>
          <w:lang w:val="ru-BY"/>
        </w:rPr>
        <w:t xml:space="preserve">платформами для создания игр </w:t>
      </w:r>
      <w:del w:id="424" w:author="AdminNB" w:date="2023-05-09T22:55:00Z">
        <w:r w:rsidR="0021369E" w:rsidRPr="00421AC0" w:rsidDel="00421AC0">
          <w:delText>на данный момент</w:delText>
        </w:r>
        <w:r w:rsidR="0021369E" w:rsidDel="00421AC0">
          <w:delText xml:space="preserve"> </w:delText>
        </w:r>
      </w:del>
      <w:r w:rsidR="0021369E" w:rsidRPr="008440EB">
        <w:t xml:space="preserve">являются </w:t>
      </w:r>
      <w:r w:rsidR="0021369E" w:rsidRPr="008440EB">
        <w:rPr>
          <w:lang w:val="en-US"/>
        </w:rPr>
        <w:t>Unity</w:t>
      </w:r>
      <w:r w:rsidR="00AF3792" w:rsidRPr="008440EB">
        <w:t xml:space="preserve"> и</w:t>
      </w:r>
      <w:r w:rsidR="0021369E" w:rsidRPr="008440EB">
        <w:t xml:space="preserve"> </w:t>
      </w:r>
      <w:r w:rsidR="0021369E" w:rsidRPr="008440EB">
        <w:rPr>
          <w:lang w:val="en-US"/>
        </w:rPr>
        <w:t>Unreal</w:t>
      </w:r>
      <w:r w:rsidR="0021369E" w:rsidRPr="008440EB">
        <w:t xml:space="preserve"> </w:t>
      </w:r>
      <w:r w:rsidR="0021369E" w:rsidRPr="008440EB">
        <w:rPr>
          <w:lang w:val="en-US"/>
        </w:rPr>
        <w:t>Engine</w:t>
      </w:r>
      <w:r w:rsidR="00AF3792" w:rsidRPr="008440EB">
        <w:t>.</w:t>
      </w:r>
    </w:p>
    <w:p w14:paraId="3F6F8028" w14:textId="16975C0B" w:rsidR="007F7CD9" w:rsidRPr="008838F9" w:rsidRDefault="00BC160E" w:rsidP="000772EE">
      <w:pPr>
        <w:rPr>
          <w:lang w:val="ru-BY"/>
        </w:rPr>
      </w:pPr>
      <w:r>
        <w:rPr>
          <w:lang w:val="en-US"/>
        </w:rPr>
        <w:t>Unity</w:t>
      </w:r>
      <w:r w:rsidR="006E59F9">
        <w:t xml:space="preserve"> </w:t>
      </w:r>
      <w:r w:rsidRPr="00BC160E">
        <w:t>— кроссплатформенная сред</w:t>
      </w:r>
      <w:r w:rsidR="00F06A21">
        <w:t>а разработки компьютерных игр</w:t>
      </w:r>
      <w:r w:rsidRPr="00BC160E">
        <w:t xml:space="preserve">, разработанная </w:t>
      </w:r>
      <w:del w:id="425" w:author="AdminNB" w:date="2023-05-09T23:05:00Z">
        <w:r w:rsidRPr="00BC160E" w:rsidDel="00B66477">
          <w:delText xml:space="preserve">американской </w:delText>
        </w:r>
      </w:del>
      <w:r w:rsidRPr="00BC160E">
        <w:t xml:space="preserve">компанией Unity </w:t>
      </w:r>
      <w:proofErr w:type="spellStart"/>
      <w:r w:rsidRPr="00BC160E">
        <w:t>Technologies</w:t>
      </w:r>
      <w:proofErr w:type="spellEnd"/>
      <w:r w:rsidRPr="00BC160E">
        <w:t>.</w:t>
      </w:r>
      <w:r w:rsidR="00F06A21" w:rsidRPr="00F06A21">
        <w:t xml:space="preserve"> </w:t>
      </w:r>
      <w:r w:rsidR="006869E0">
        <w:t>Она снабжена движками для</w:t>
      </w:r>
      <w:r w:rsidR="00535B29">
        <w:t xml:space="preserve"> </w:t>
      </w:r>
      <w:r w:rsidR="006869E0">
        <w:t>расчета физики объектов как в 3</w:t>
      </w:r>
      <w:r w:rsidR="006869E0">
        <w:rPr>
          <w:lang w:val="en-US"/>
        </w:rPr>
        <w:t>D</w:t>
      </w:r>
      <w:r w:rsidR="006869E0">
        <w:t>, так и в 2</w:t>
      </w:r>
      <w:r w:rsidR="006869E0">
        <w:rPr>
          <w:lang w:val="en-US"/>
        </w:rPr>
        <w:t>D</w:t>
      </w:r>
      <w:r w:rsidR="006869E0">
        <w:t xml:space="preserve"> проектах.</w:t>
      </w:r>
      <w:r w:rsidR="00485DDD">
        <w:t xml:space="preserve"> Для создания уровне</w:t>
      </w:r>
      <w:r w:rsidR="008F4BE0">
        <w:t>й</w:t>
      </w:r>
      <w:r w:rsidR="00485DDD">
        <w:t xml:space="preserve"> </w:t>
      </w:r>
      <w:r w:rsidR="00485DDD">
        <w:rPr>
          <w:lang w:val="en-US"/>
        </w:rPr>
        <w:t>Unity</w:t>
      </w:r>
      <w:r w:rsidR="00485DDD" w:rsidRPr="00485DDD">
        <w:t xml:space="preserve"> </w:t>
      </w:r>
      <w:r w:rsidR="00485DDD">
        <w:rPr>
          <w:lang w:val="en-US"/>
        </w:rPr>
        <w:t>Editor</w:t>
      </w:r>
      <w:r w:rsidR="00485DDD">
        <w:t xml:space="preserve"> </w:t>
      </w:r>
      <w:r w:rsidR="008F4BE0">
        <w:t xml:space="preserve">использует </w:t>
      </w:r>
      <w:r w:rsidR="008F4BE0" w:rsidRPr="00084B77">
        <w:t>сцены</w:t>
      </w:r>
      <w:r w:rsidR="006869E0" w:rsidRPr="00316BE3">
        <w:rPr>
          <w:rPrChange w:id="426" w:author="AdminNB" w:date="2023-05-10T20:08:00Z">
            <w:rPr>
              <w:color w:val="FF0000"/>
            </w:rPr>
          </w:rPrChange>
        </w:rPr>
        <w:t xml:space="preserve"> </w:t>
      </w:r>
      <w:r w:rsidR="006869E0" w:rsidRPr="00084B77">
        <w:t>–</w:t>
      </w:r>
      <w:del w:id="427" w:author="AdminNB" w:date="2023-05-09T22:55:00Z">
        <w:r w:rsidR="006869E0" w:rsidRPr="005F3436" w:rsidDel="002B5C19">
          <w:delText xml:space="preserve"> </w:delText>
        </w:r>
      </w:del>
      <w:ins w:id="428" w:author="AdminNB" w:date="2023-05-09T22:55:00Z">
        <w:r w:rsidR="002B5C19" w:rsidRPr="00316BE3">
          <w:rPr>
            <w:rPrChange w:id="429" w:author="AdminNB" w:date="2023-05-10T20:08:00Z">
              <w:rPr/>
            </w:rPrChange>
          </w:rPr>
          <w:t xml:space="preserve"> </w:t>
        </w:r>
      </w:ins>
      <w:del w:id="430" w:author="AdminNB" w:date="2023-05-09T22:55:00Z">
        <w:r w:rsidR="006869E0" w:rsidRPr="00316BE3" w:rsidDel="002B5C19">
          <w:rPr>
            <w:rPrChange w:id="431" w:author="AdminNB" w:date="2023-05-10T20:08:00Z">
              <w:rPr/>
            </w:rPrChange>
          </w:rPr>
          <w:delText xml:space="preserve">отдельные </w:delText>
        </w:r>
      </w:del>
      <w:r w:rsidR="006869E0" w:rsidRPr="00316BE3">
        <w:rPr>
          <w:rPrChange w:id="432" w:author="AdminNB" w:date="2023-05-10T20:08:00Z">
            <w:rPr/>
          </w:rPrChange>
        </w:rPr>
        <w:t xml:space="preserve">файлы, содержащие </w:t>
      </w:r>
      <w:r w:rsidR="006869E0" w:rsidRPr="00DA54EC">
        <w:t>информацию об игровых объектах</w:t>
      </w:r>
      <w:r w:rsidR="002E6BCB" w:rsidRPr="00DA54EC">
        <w:rPr>
          <w:lang w:val="ru-BY"/>
        </w:rPr>
        <w:t xml:space="preserve"> внутри</w:t>
      </w:r>
      <w:r w:rsidR="006869E0" w:rsidRPr="00DA54EC">
        <w:t xml:space="preserve"> игровой сред</w:t>
      </w:r>
      <w:r w:rsidR="001F41A9" w:rsidRPr="00DA54EC">
        <w:rPr>
          <w:lang w:val="ru-BY"/>
        </w:rPr>
        <w:t>ы.</w:t>
      </w:r>
      <w:r w:rsidR="001F41A9" w:rsidRPr="00DA54EC">
        <w:t xml:space="preserve"> </w:t>
      </w:r>
      <w:r w:rsidR="0042020E">
        <w:t>Они</w:t>
      </w:r>
      <w:r w:rsidR="000661CE" w:rsidRPr="001F41A9">
        <w:t xml:space="preserve"> могут содержать </w:t>
      </w:r>
      <w:r w:rsidR="00752C22">
        <w:t xml:space="preserve">как </w:t>
      </w:r>
      <w:r w:rsidR="006869E0">
        <w:t xml:space="preserve">объекты, обладающие визуальным </w:t>
      </w:r>
      <w:r w:rsidR="006869E0">
        <w:lastRenderedPageBreak/>
        <w:t>пр</w:t>
      </w:r>
      <w:r w:rsidR="00D6755B">
        <w:t>едставлением в мире игры</w:t>
      </w:r>
      <w:r w:rsidR="00D6755B" w:rsidRPr="00084B77">
        <w:t>, так</w:t>
      </w:r>
      <w:r w:rsidR="00C72094" w:rsidRPr="005F3436">
        <w:t xml:space="preserve"> и</w:t>
      </w:r>
      <w:r w:rsidR="006869E0" w:rsidRPr="00316BE3">
        <w:rPr>
          <w:rPrChange w:id="433" w:author="AdminNB" w:date="2023-05-10T20:08:00Z">
            <w:rPr>
              <w:color w:val="FF0000"/>
            </w:rPr>
          </w:rPrChange>
        </w:rPr>
        <w:t xml:space="preserve"> </w:t>
      </w:r>
      <w:r w:rsidR="00296520" w:rsidRPr="00084B77">
        <w:t xml:space="preserve">объекты </w:t>
      </w:r>
      <w:r w:rsidR="00D6755B">
        <w:t>без отображения</w:t>
      </w:r>
      <w:r w:rsidR="006869E0">
        <w:t xml:space="preserve">. Каждый </w:t>
      </w:r>
      <w:del w:id="434" w:author="AdminNB" w:date="2023-05-10T20:09:00Z">
        <w:r w:rsidR="006869E0" w:rsidDel="00316BE3">
          <w:delText xml:space="preserve">объект </w:delText>
        </w:r>
      </w:del>
      <w:ins w:id="435" w:author="AdminNB" w:date="2023-05-10T20:09:00Z">
        <w:r w:rsidR="00316BE3">
          <w:t>из них</w:t>
        </w:r>
        <w:r w:rsidR="00316BE3">
          <w:t xml:space="preserve"> </w:t>
        </w:r>
      </w:ins>
      <w:r w:rsidR="006869E0">
        <w:t>является совокупностью компонентов, с помощью которых происходит взаимодействие скриптов</w:t>
      </w:r>
      <w:ins w:id="436" w:author="AdminNB" w:date="2023-05-09T22:56:00Z">
        <w:r w:rsidR="002B5C19">
          <w:t xml:space="preserve"> </w:t>
        </w:r>
      </w:ins>
      <w:r w:rsidR="00DC0572">
        <w:t>(сценариев)</w:t>
      </w:r>
      <w:r w:rsidR="006869E0">
        <w:t xml:space="preserve"> с ним.</w:t>
      </w:r>
      <w:r w:rsidR="00B152D8">
        <w:t xml:space="preserve"> </w:t>
      </w:r>
      <w:r w:rsidR="008838F9">
        <w:rPr>
          <w:lang w:val="ru-BY"/>
        </w:rPr>
        <w:t xml:space="preserve">Для того, чтобы, например, применить силу гравитации на объект, необходимо добавить </w:t>
      </w:r>
      <w:r w:rsidR="00D73AE7" w:rsidRPr="00A17AF1">
        <w:t xml:space="preserve">компонент </w:t>
      </w:r>
      <w:proofErr w:type="spellStart"/>
      <w:r w:rsidR="00D73AE7" w:rsidRPr="00A17AF1">
        <w:rPr>
          <w:lang w:val="en-US"/>
        </w:rPr>
        <w:t>RigidBody</w:t>
      </w:r>
      <w:proofErr w:type="spellEnd"/>
      <w:r w:rsidR="00D73AE7" w:rsidRPr="00A17AF1">
        <w:t>2</w:t>
      </w:r>
      <w:r w:rsidR="00D73AE7" w:rsidRPr="00A17AF1">
        <w:rPr>
          <w:lang w:val="en-US"/>
        </w:rPr>
        <w:t>D</w:t>
      </w:r>
      <w:del w:id="437" w:author="AdminNB" w:date="2023-05-09T22:56:00Z">
        <w:r w:rsidR="008838F9" w:rsidRPr="00A17AF1" w:rsidDel="002B5C19">
          <w:rPr>
            <w:lang w:val="ru-BY"/>
          </w:rPr>
          <w:delText xml:space="preserve">, </w:delText>
        </w:r>
        <w:r w:rsidR="008838F9" w:rsidDel="002B5C19">
          <w:rPr>
            <w:lang w:val="ru-BY"/>
          </w:rPr>
          <w:delText xml:space="preserve">который отвечает за физику </w:delText>
        </w:r>
        <w:r w:rsidR="00556B23" w:rsidDel="002B5C19">
          <w:delText>тел</w:delText>
        </w:r>
      </w:del>
      <w:r w:rsidR="008838F9">
        <w:rPr>
          <w:lang w:val="ru-BY"/>
        </w:rPr>
        <w:t>.</w:t>
      </w:r>
    </w:p>
    <w:p w14:paraId="315DD339" w14:textId="2E1BC0C6" w:rsidR="001A79F7" w:rsidRDefault="00B152D8" w:rsidP="000772EE">
      <w:r>
        <w:t xml:space="preserve">Для </w:t>
      </w:r>
      <w:r w:rsidR="006B172F">
        <w:t>написания скриптов</w:t>
      </w:r>
      <w:r w:rsidR="006869E0">
        <w:t xml:space="preserve"> </w:t>
      </w:r>
      <w:r>
        <w:t xml:space="preserve">используется </w:t>
      </w:r>
      <w:ins w:id="438" w:author="AdminNB" w:date="2023-05-09T22:56:00Z">
        <w:r w:rsidR="00B66477">
          <w:t xml:space="preserve">язык программирования </w:t>
        </w:r>
      </w:ins>
      <w:del w:id="439" w:author="AdminNB" w:date="2023-05-09T22:56:00Z">
        <w:r w:rsidDel="00B66477">
          <w:delText xml:space="preserve">язык </w:delText>
        </w:r>
      </w:del>
      <w:r>
        <w:rPr>
          <w:lang w:val="en-US"/>
        </w:rPr>
        <w:t>C</w:t>
      </w:r>
      <w:r w:rsidRPr="00B152D8">
        <w:t>#</w:t>
      </w:r>
      <w:ins w:id="440" w:author="AdminNB" w:date="2023-05-09T22:57:00Z">
        <w:r w:rsidR="00B66477">
          <w:t>, который</w:t>
        </w:r>
      </w:ins>
      <w:del w:id="441" w:author="AdminNB" w:date="2023-05-09T22:57:00Z">
        <w:r w:rsidDel="00B66477">
          <w:delText xml:space="preserve"> – язык </w:delText>
        </w:r>
      </w:del>
      <w:ins w:id="442" w:author="AdminNB" w:date="2023-05-09T22:57:00Z">
        <w:r w:rsidR="00B66477">
          <w:t xml:space="preserve"> обладает</w:t>
        </w:r>
      </w:ins>
      <w:del w:id="443" w:author="AdminNB" w:date="2023-05-09T22:57:00Z">
        <w:r w:rsidDel="00B66477">
          <w:delText>с</w:delText>
        </w:r>
      </w:del>
      <w:r>
        <w:t xml:space="preserve"> С-подобным синтаксисом</w:t>
      </w:r>
      <w:ins w:id="444" w:author="AdminNB" w:date="2023-05-09T22:57:00Z">
        <w:r w:rsidR="00B66477">
          <w:t xml:space="preserve"> и</w:t>
        </w:r>
      </w:ins>
      <w:del w:id="445" w:author="AdminNB" w:date="2023-05-09T22:57:00Z">
        <w:r w:rsidDel="00B66477">
          <w:delText>,</w:delText>
        </w:r>
      </w:del>
      <w:r>
        <w:t xml:space="preserve"> наиболее близ</w:t>
      </w:r>
      <w:ins w:id="446" w:author="AdminNB" w:date="2023-05-09T22:57:00Z">
        <w:r w:rsidR="00B66477">
          <w:t>ок</w:t>
        </w:r>
      </w:ins>
      <w:del w:id="447" w:author="AdminNB" w:date="2023-05-09T22:57:00Z">
        <w:r w:rsidDel="00B66477">
          <w:delText>кий</w:delText>
        </w:r>
      </w:del>
      <w:r>
        <w:t xml:space="preserve"> к языкам </w:t>
      </w:r>
      <w:ins w:id="448" w:author="AdminNB" w:date="2023-05-09T22:57:00Z">
        <w:r w:rsidR="00B66477">
          <w:t xml:space="preserve">программирования </w:t>
        </w:r>
      </w:ins>
      <w:r>
        <w:t xml:space="preserve">С++ и </w:t>
      </w:r>
      <w:r>
        <w:rPr>
          <w:lang w:val="en-US"/>
        </w:rPr>
        <w:t>Java</w:t>
      </w:r>
      <w:r w:rsidR="006B172F">
        <w:t>. Он является статически типизированным, реализует механизмы и принципы ООП</w:t>
      </w:r>
      <w:r w:rsidR="00DE5B19">
        <w:t xml:space="preserve">, при этом избавившись от проблематичных моделей своих предшественников, </w:t>
      </w:r>
      <w:del w:id="449" w:author="AdminNB" w:date="2023-05-09T22:58:00Z">
        <w:r w:rsidR="00DE5B19" w:rsidDel="00B66477">
          <w:delText>такие как</w:delText>
        </w:r>
      </w:del>
      <w:ins w:id="450" w:author="AdminNB" w:date="2023-05-09T22:58:00Z">
        <w:r w:rsidR="00B66477">
          <w:t>например</w:t>
        </w:r>
      </w:ins>
      <w:ins w:id="451" w:author="AdminNB" w:date="2023-05-10T20:10:00Z">
        <w:r w:rsidR="00CB6712">
          <w:t>,</w:t>
        </w:r>
      </w:ins>
      <w:r w:rsidR="00DE5B19">
        <w:t xml:space="preserve"> </w:t>
      </w:r>
      <w:del w:id="452" w:author="AdminNB" w:date="2023-05-09T22:58:00Z">
        <w:r w:rsidR="00DE5B19" w:rsidDel="00B66477">
          <w:delText xml:space="preserve">множественное </w:delText>
        </w:r>
      </w:del>
      <w:ins w:id="453" w:author="AdminNB" w:date="2023-05-09T22:58:00Z">
        <w:r w:rsidR="00B66477">
          <w:t xml:space="preserve">множественного </w:t>
        </w:r>
      </w:ins>
      <w:del w:id="454" w:author="AdminNB" w:date="2023-05-09T22:58:00Z">
        <w:r w:rsidR="00DE5B19" w:rsidDel="00B66477">
          <w:delText xml:space="preserve">наследование </w:delText>
        </w:r>
      </w:del>
      <w:ins w:id="455" w:author="AdminNB" w:date="2023-05-09T22:58:00Z">
        <w:r w:rsidR="00B66477">
          <w:t xml:space="preserve">наследования в языке </w:t>
        </w:r>
      </w:ins>
      <w:r w:rsidR="00DE5B19">
        <w:t>С++.</w:t>
      </w:r>
      <w:del w:id="456" w:author="AdminNB" w:date="2023-05-10T20:11:00Z">
        <w:r w:rsidR="006B172F" w:rsidDel="00AA189A">
          <w:delText xml:space="preserve"> </w:delText>
        </w:r>
      </w:del>
    </w:p>
    <w:p w14:paraId="4A104A44" w14:textId="77777777" w:rsidR="00B66477" w:rsidRDefault="00707F8C" w:rsidP="000772EE">
      <w:pPr>
        <w:rPr>
          <w:ins w:id="457" w:author="AdminNB" w:date="2023-05-09T23:04:00Z"/>
        </w:rPr>
      </w:pPr>
      <w:r>
        <w:t>Ключевыми возможностями</w:t>
      </w:r>
      <w:r w:rsidR="00C25C3A">
        <w:t xml:space="preserve"> </w:t>
      </w:r>
      <w:r w:rsidR="00C25C3A">
        <w:rPr>
          <w:lang w:val="en-US"/>
        </w:rPr>
        <w:t>Unity</w:t>
      </w:r>
      <w:r w:rsidR="00C25C3A" w:rsidRPr="00C25C3A">
        <w:t xml:space="preserve"> </w:t>
      </w:r>
      <w:r w:rsidR="00C25C3A">
        <w:t>являются наличие визуальной среды разработки</w:t>
      </w:r>
      <w:ins w:id="458" w:author="AdminNB" w:date="2023-05-09T22:58:00Z">
        <w:r w:rsidR="00B66477">
          <w:t xml:space="preserve"> </w:t>
        </w:r>
        <w:r w:rsidR="00B66477">
          <w:rPr>
            <w:lang w:val="en-US"/>
          </w:rPr>
          <w:t>Unity</w:t>
        </w:r>
        <w:r w:rsidR="00B66477" w:rsidRPr="00B66477">
          <w:rPr>
            <w:rPrChange w:id="459" w:author="AdminNB" w:date="2023-05-09T22:58:00Z">
              <w:rPr>
                <w:lang w:val="en-US"/>
              </w:rPr>
            </w:rPrChange>
          </w:rPr>
          <w:t xml:space="preserve"> </w:t>
        </w:r>
        <w:r w:rsidR="00B66477">
          <w:rPr>
            <w:lang w:val="en-US"/>
          </w:rPr>
          <w:t>Editor</w:t>
        </w:r>
      </w:ins>
      <w:r w:rsidR="00C25C3A">
        <w:t>, что упрощает прототипирование</w:t>
      </w:r>
      <w:ins w:id="460" w:author="AdminNB" w:date="2023-05-09T22:58:00Z">
        <w:r w:rsidR="00B66477">
          <w:t xml:space="preserve">, разработку </w:t>
        </w:r>
      </w:ins>
      <w:del w:id="461" w:author="AdminNB" w:date="2023-05-09T22:58:00Z">
        <w:r w:rsidR="00C25C3A" w:rsidDel="00B66477">
          <w:delText xml:space="preserve"> </w:delText>
        </w:r>
      </w:del>
      <w:r w:rsidR="00C25C3A">
        <w:t xml:space="preserve">и тестирование игры; </w:t>
      </w:r>
      <w:r w:rsidR="00C25C3A" w:rsidRPr="00520AD5">
        <w:t xml:space="preserve">наличие большого количества </w:t>
      </w:r>
      <w:del w:id="462" w:author="AdminNB" w:date="2023-05-09T22:58:00Z">
        <w:r w:rsidR="00C25C3A" w:rsidRPr="00520AD5" w:rsidDel="00B66477">
          <w:delText xml:space="preserve">обучающего </w:delText>
        </w:r>
      </w:del>
      <w:ins w:id="463" w:author="AdminNB" w:date="2023-05-09T22:59:00Z">
        <w:r w:rsidR="00B66477">
          <w:t>материалов для обучения</w:t>
        </w:r>
      </w:ins>
      <w:del w:id="464" w:author="AdminNB" w:date="2023-05-09T22:59:00Z">
        <w:r w:rsidR="00C25C3A" w:rsidRPr="00520AD5" w:rsidDel="00B66477">
          <w:delText>конт</w:delText>
        </w:r>
        <w:r w:rsidR="006C397F" w:rsidRPr="00520AD5" w:rsidDel="00B66477">
          <w:delText>ента</w:delText>
        </w:r>
      </w:del>
      <w:r w:rsidR="00C25C3A">
        <w:t>;</w:t>
      </w:r>
      <w:r w:rsidR="004864E8">
        <w:t xml:space="preserve"> простота интерфейса </w:t>
      </w:r>
      <w:r>
        <w:t>редактора</w:t>
      </w:r>
      <w:r w:rsidR="004864E8">
        <w:t xml:space="preserve"> и </w:t>
      </w:r>
      <w:r>
        <w:t>магазин</w:t>
      </w:r>
      <w:r w:rsidR="004864E8">
        <w:t xml:space="preserve"> </w:t>
      </w:r>
      <w:r w:rsidR="004864E8">
        <w:rPr>
          <w:lang w:val="en-US"/>
        </w:rPr>
        <w:t>Unity</w:t>
      </w:r>
      <w:r w:rsidR="004864E8" w:rsidRPr="004864E8">
        <w:t xml:space="preserve"> </w:t>
      </w:r>
      <w:r w:rsidR="004864E8">
        <w:rPr>
          <w:lang w:val="en-US"/>
        </w:rPr>
        <w:t>Asset</w:t>
      </w:r>
      <w:r w:rsidR="004864E8" w:rsidRPr="004864E8">
        <w:t xml:space="preserve"> </w:t>
      </w:r>
      <w:r w:rsidR="004864E8">
        <w:rPr>
          <w:lang w:val="en-US"/>
        </w:rPr>
        <w:t>Store</w:t>
      </w:r>
      <w:r w:rsidR="004864E8">
        <w:t xml:space="preserve">, где разработчики могут </w:t>
      </w:r>
      <w:r>
        <w:t>продавать различные</w:t>
      </w:r>
      <w:r w:rsidR="004864E8">
        <w:t xml:space="preserve"> </w:t>
      </w:r>
      <w:r w:rsidR="005C2D4F" w:rsidRPr="005C2D4F">
        <w:t>компоненты</w:t>
      </w:r>
      <w:ins w:id="465" w:author="AdminNB" w:date="2023-05-09T23:04:00Z">
        <w:r w:rsidR="00B66477">
          <w:t xml:space="preserve"> игр</w:t>
        </w:r>
      </w:ins>
      <w:del w:id="466" w:author="AdminNB" w:date="2023-05-09T23:04:00Z">
        <w:r w:rsidR="004864E8" w:rsidDel="00B66477">
          <w:delText>, используемы</w:delText>
        </w:r>
        <w:r w:rsidDel="00B66477">
          <w:delText>е</w:delText>
        </w:r>
        <w:r w:rsidR="004864E8" w:rsidDel="00B66477">
          <w:delText xml:space="preserve"> </w:delText>
        </w:r>
        <w:r w:rsidDel="00B66477">
          <w:delText>при</w:delText>
        </w:r>
        <w:r w:rsidR="004864E8" w:rsidDel="00B66477">
          <w:delText xml:space="preserve"> создани</w:delText>
        </w:r>
        <w:r w:rsidDel="00B66477">
          <w:delText>и</w:delText>
        </w:r>
        <w:r w:rsidR="00A11BAA" w:rsidDel="00B66477">
          <w:delText xml:space="preserve"> игр</w:delText>
        </w:r>
      </w:del>
      <w:r w:rsidR="00A11BAA">
        <w:t xml:space="preserve">, например, модели, </w:t>
      </w:r>
      <w:r w:rsidR="003B2A5D">
        <w:t>аудиофайлы</w:t>
      </w:r>
      <w:r w:rsidR="004864E8">
        <w:t>, библиотек</w:t>
      </w:r>
      <w:r>
        <w:t>и и другое</w:t>
      </w:r>
      <w:r w:rsidR="004864E8">
        <w:t xml:space="preserve">. </w:t>
      </w:r>
    </w:p>
    <w:p w14:paraId="50C08F5F" w14:textId="59591891" w:rsidR="00F22D4A" w:rsidRPr="00AA189A" w:rsidRDefault="00AC1E5A" w:rsidP="000772EE">
      <w:pPr>
        <w:rPr>
          <w:rPrChange w:id="467" w:author="AdminNB" w:date="2023-05-10T20:11:00Z">
            <w:rPr>
              <w:color w:val="FF0000"/>
            </w:rPr>
          </w:rPrChange>
        </w:rPr>
      </w:pPr>
      <w:del w:id="468" w:author="AdminNB" w:date="2023-05-09T23:04:00Z">
        <w:r w:rsidDel="00B66477">
          <w:delText>Так</w:delText>
        </w:r>
        <w:r w:rsidR="00C82C88" w:rsidRPr="00447711" w:rsidDel="00B66477">
          <w:delText xml:space="preserve">же </w:delText>
        </w:r>
        <w:r w:rsidR="0023322B" w:rsidRPr="00447711" w:rsidDel="00B66477">
          <w:delText>в</w:delText>
        </w:r>
      </w:del>
      <w:ins w:id="469" w:author="AdminNB" w:date="2023-05-09T23:04:00Z">
        <w:r w:rsidR="00B66477">
          <w:t>В</w:t>
        </w:r>
      </w:ins>
      <w:r w:rsidR="0023322B" w:rsidRPr="00447711">
        <w:t xml:space="preserve">ерсия </w:t>
      </w:r>
      <w:r w:rsidR="0023322B" w:rsidRPr="00447711">
        <w:rPr>
          <w:lang w:val="en-US"/>
        </w:rPr>
        <w:t>Personal</w:t>
      </w:r>
      <w:r w:rsidR="0023322B" w:rsidRPr="00447711">
        <w:t xml:space="preserve"> платформы </w:t>
      </w:r>
      <w:r w:rsidR="00C82C88" w:rsidRPr="00447711">
        <w:rPr>
          <w:lang w:val="en-US"/>
        </w:rPr>
        <w:t>Unity</w:t>
      </w:r>
      <w:r w:rsidR="00C82C88" w:rsidRPr="00447711">
        <w:t xml:space="preserve"> является бесплатным</w:t>
      </w:r>
      <w:r w:rsidR="003F0442" w:rsidRPr="00447711">
        <w:t xml:space="preserve"> для разработчиков, которые </w:t>
      </w:r>
      <w:r w:rsidR="00F91BBE" w:rsidRPr="00447711">
        <w:t xml:space="preserve">зарабатывают меньше 100 тысяч долларов </w:t>
      </w:r>
      <w:r w:rsidR="003B4B96" w:rsidRPr="00084B77">
        <w:t>за</w:t>
      </w:r>
      <w:r w:rsidR="00F91BBE" w:rsidRPr="005F3436">
        <w:t xml:space="preserve"> год.</w:t>
      </w:r>
      <w:r w:rsidR="00110385" w:rsidRPr="00AA189A">
        <w:rPr>
          <w:rPrChange w:id="470" w:author="AdminNB" w:date="2023-05-10T20:11:00Z">
            <w:rPr>
              <w:color w:val="FF0000"/>
            </w:rPr>
          </w:rPrChange>
        </w:rPr>
        <w:t xml:space="preserve"> </w:t>
      </w:r>
    </w:p>
    <w:p w14:paraId="5ABB5367" w14:textId="28830ABA" w:rsidR="00F22D4A" w:rsidRPr="001F6B1C" w:rsidRDefault="00110385" w:rsidP="000772EE">
      <w:r w:rsidRPr="00084B77">
        <w:t>Среди недостатков</w:t>
      </w:r>
      <w:r w:rsidR="00F22D4A" w:rsidRPr="005F3436">
        <w:t xml:space="preserve"> можно отметить ограниченность</w:t>
      </w:r>
      <w:r w:rsidRPr="00AA189A">
        <w:rPr>
          <w:rPrChange w:id="471" w:author="AdminNB" w:date="2023-05-10T20:11:00Z">
            <w:rPr/>
          </w:rPrChange>
        </w:rPr>
        <w:t xml:space="preserve"> визуального </w:t>
      </w:r>
      <w:r w:rsidRPr="001F6B1C">
        <w:t xml:space="preserve">редактора при </w:t>
      </w:r>
      <w:r w:rsidR="00C72C26" w:rsidRPr="001F6B1C">
        <w:t>работе с</w:t>
      </w:r>
      <w:r w:rsidR="005E21B2" w:rsidRPr="001F6B1C">
        <w:t>о</w:t>
      </w:r>
      <w:r w:rsidR="00C72C26" w:rsidRPr="001F6B1C">
        <w:t xml:space="preserve"> сложной иерархией объектов</w:t>
      </w:r>
      <w:r w:rsidR="00BD6545">
        <w:t>, из-за чего</w:t>
      </w:r>
      <w:r w:rsidR="009B727B" w:rsidRPr="001F6B1C">
        <w:t xml:space="preserve"> </w:t>
      </w:r>
      <w:r w:rsidRPr="001F6B1C">
        <w:t xml:space="preserve">затрудняется взаимодействие со сценой; </w:t>
      </w:r>
      <w:r w:rsidR="002B3A69" w:rsidRPr="001F6B1C">
        <w:t>сложная</w:t>
      </w:r>
      <w:r w:rsidRPr="001F6B1C">
        <w:t xml:space="preserve"> настройка работы с внешними библиотеками. </w:t>
      </w:r>
    </w:p>
    <w:p w14:paraId="72757A69" w14:textId="4C6FFABE" w:rsidR="00650754" w:rsidRPr="00FB562C" w:rsidRDefault="00965FA0" w:rsidP="000772EE">
      <w:r>
        <w:t xml:space="preserve">Другой программной средой разработки игр является </w:t>
      </w:r>
      <w:r>
        <w:rPr>
          <w:lang w:val="en-US"/>
        </w:rPr>
        <w:t>Unreal</w:t>
      </w:r>
      <w:r w:rsidRPr="00965FA0">
        <w:t xml:space="preserve"> </w:t>
      </w:r>
      <w:r>
        <w:rPr>
          <w:lang w:val="en-US"/>
        </w:rPr>
        <w:t>Engine</w:t>
      </w:r>
      <w:r w:rsidRPr="00965FA0">
        <w:t xml:space="preserve"> </w:t>
      </w:r>
      <w:r>
        <w:t xml:space="preserve">от компании </w:t>
      </w:r>
      <w:r>
        <w:rPr>
          <w:lang w:val="en-US"/>
        </w:rPr>
        <w:t>Epic</w:t>
      </w:r>
      <w:r w:rsidRPr="00965FA0">
        <w:t xml:space="preserve"> </w:t>
      </w:r>
      <w:r>
        <w:rPr>
          <w:lang w:val="en-US"/>
        </w:rPr>
        <w:t>Games</w:t>
      </w:r>
      <w:r>
        <w:t>.</w:t>
      </w:r>
      <w:r w:rsidR="00AE6A2E">
        <w:t xml:space="preserve"> </w:t>
      </w:r>
      <w:r w:rsidR="005D21D7">
        <w:t xml:space="preserve">Благодаря тому, что программный код пишется на языке </w:t>
      </w:r>
      <w:r w:rsidR="005D21D7">
        <w:rPr>
          <w:lang w:val="en-US"/>
        </w:rPr>
        <w:t>C</w:t>
      </w:r>
      <w:r w:rsidR="005D21D7" w:rsidRPr="005D21D7">
        <w:t>++</w:t>
      </w:r>
      <w:r w:rsidR="005D21D7">
        <w:t xml:space="preserve">, игры, сделанные на </w:t>
      </w:r>
      <w:r w:rsidR="005D21D7">
        <w:rPr>
          <w:lang w:val="en-US"/>
        </w:rPr>
        <w:t>Unreal</w:t>
      </w:r>
      <w:r w:rsidR="005D21D7" w:rsidRPr="005D21D7">
        <w:t xml:space="preserve"> </w:t>
      </w:r>
      <w:r w:rsidR="005D21D7">
        <w:rPr>
          <w:lang w:val="en-US"/>
        </w:rPr>
        <w:t>Engine</w:t>
      </w:r>
      <w:r w:rsidR="005D21D7">
        <w:t>, работают быстрее и эффективнее.</w:t>
      </w:r>
      <w:r w:rsidR="002516C2">
        <w:t xml:space="preserve"> Он предоставляет широкие графические возможности, гибкие настройки звука</w:t>
      </w:r>
      <w:r w:rsidR="00386E40">
        <w:t xml:space="preserve"> и </w:t>
      </w:r>
      <w:r w:rsidR="002516C2">
        <w:t>поведения искусственного интеллекта.</w:t>
      </w:r>
      <w:r w:rsidR="00244781">
        <w:t xml:space="preserve"> </w:t>
      </w:r>
      <w:r w:rsidR="0030344A">
        <w:t xml:space="preserve">Среди других достоинств платформы есть специализированный визуальный язык программирования </w:t>
      </w:r>
      <w:r w:rsidR="0030344A">
        <w:rPr>
          <w:lang w:val="en-US"/>
        </w:rPr>
        <w:t>Blueprints</w:t>
      </w:r>
      <w:r w:rsidR="0030344A">
        <w:t xml:space="preserve">, который </w:t>
      </w:r>
      <w:r w:rsidR="00904CB4">
        <w:t>упрощает прототипирование</w:t>
      </w:r>
      <w:ins w:id="472" w:author="AdminNB" w:date="2023-05-09T23:06:00Z">
        <w:r w:rsidR="003B18E4">
          <w:t xml:space="preserve"> и создание</w:t>
        </w:r>
      </w:ins>
      <w:r w:rsidR="008927B9">
        <w:t xml:space="preserve"> простейш</w:t>
      </w:r>
      <w:ins w:id="473" w:author="AdminNB" w:date="2023-05-09T23:06:00Z">
        <w:r w:rsidR="003B18E4">
          <w:t>их сценариев</w:t>
        </w:r>
      </w:ins>
      <w:del w:id="474" w:author="AdminNB" w:date="2023-05-09T23:06:00Z">
        <w:r w:rsidR="008927B9" w:rsidDel="003B18E4">
          <w:delText>ей логики</w:delText>
        </w:r>
      </w:del>
      <w:r w:rsidR="008927B9">
        <w:t xml:space="preserve"> игры</w:t>
      </w:r>
      <w:r w:rsidR="0030344A">
        <w:t>.</w:t>
      </w:r>
      <w:r w:rsidR="00EF021C">
        <w:t xml:space="preserve"> </w:t>
      </w:r>
      <w:r w:rsidR="00244781">
        <w:t>Н</w:t>
      </w:r>
      <w:r w:rsidR="007144A0">
        <w:t>едостатками</w:t>
      </w:r>
      <w:r w:rsidR="00244781">
        <w:t xml:space="preserve"> </w:t>
      </w:r>
      <w:r w:rsidR="00244781">
        <w:rPr>
          <w:lang w:val="en-US"/>
        </w:rPr>
        <w:t>Unreal</w:t>
      </w:r>
      <w:r w:rsidR="00244781" w:rsidRPr="00244781">
        <w:t xml:space="preserve"> </w:t>
      </w:r>
      <w:r w:rsidR="00244781">
        <w:rPr>
          <w:lang w:val="en-US"/>
        </w:rPr>
        <w:t>Engine</w:t>
      </w:r>
      <w:r w:rsidR="00244781">
        <w:t xml:space="preserve"> </w:t>
      </w:r>
      <w:del w:id="475" w:author="AdminNB" w:date="2023-05-09T23:07:00Z">
        <w:r w:rsidR="00244781" w:rsidDel="003B18E4">
          <w:delText>я</w:delText>
        </w:r>
        <w:r w:rsidR="009A590A" w:rsidDel="003B18E4">
          <w:delText>вляю</w:delText>
        </w:r>
        <w:r w:rsidR="00244781" w:rsidDel="003B18E4">
          <w:delText xml:space="preserve">тся </w:delText>
        </w:r>
      </w:del>
      <w:ins w:id="476" w:author="AdminNB" w:date="2023-05-09T23:07:00Z">
        <w:r w:rsidR="003B18E4">
          <w:t xml:space="preserve">является </w:t>
        </w:r>
      </w:ins>
      <w:r w:rsidR="00244781">
        <w:t>отсутствие</w:t>
      </w:r>
      <w:ins w:id="477" w:author="AdminNB" w:date="2023-05-09T23:07:00Z">
        <w:r w:rsidR="003B18E4">
          <w:t xml:space="preserve"> официальной поддержки</w:t>
        </w:r>
      </w:ins>
      <w:r w:rsidR="00244781">
        <w:t xml:space="preserve"> средств для создания 2</w:t>
      </w:r>
      <w:r w:rsidR="00244781">
        <w:rPr>
          <w:lang w:val="en-US"/>
        </w:rPr>
        <w:t>D</w:t>
      </w:r>
      <w:r w:rsidR="00244781">
        <w:t xml:space="preserve">-игр, </w:t>
      </w:r>
      <w:r w:rsidR="009C0C44">
        <w:t xml:space="preserve">а также </w:t>
      </w:r>
      <w:r w:rsidR="00244781">
        <w:t>высокие системные требования.</w:t>
      </w:r>
      <w:r w:rsidR="00386E40">
        <w:t xml:space="preserve"> </w:t>
      </w:r>
      <w:r w:rsidR="00F604EB">
        <w:rPr>
          <w:lang w:val="en-US"/>
        </w:rPr>
        <w:t>Unreal</w:t>
      </w:r>
      <w:r w:rsidR="00F604EB" w:rsidRPr="00F604EB">
        <w:t xml:space="preserve"> </w:t>
      </w:r>
      <w:r w:rsidR="00F604EB">
        <w:rPr>
          <w:lang w:val="en-US"/>
        </w:rPr>
        <w:t>Engine</w:t>
      </w:r>
      <w:r w:rsidR="00F604EB" w:rsidRPr="00F604EB">
        <w:t xml:space="preserve"> </w:t>
      </w:r>
      <w:r w:rsidR="00F604EB">
        <w:t xml:space="preserve">не подходит для разработки </w:t>
      </w:r>
      <w:r w:rsidR="00E13B28">
        <w:t xml:space="preserve">двумерных </w:t>
      </w:r>
      <w:r w:rsidR="00F604EB">
        <w:t>игр,</w:t>
      </w:r>
      <w:r w:rsidR="00C719B3">
        <w:t xml:space="preserve"> поэтому выбор был сделан в пользу платформы </w:t>
      </w:r>
      <w:r w:rsidR="00C719B3">
        <w:rPr>
          <w:lang w:val="en-US"/>
        </w:rPr>
        <w:t>Unity</w:t>
      </w:r>
      <w:r w:rsidR="00C719B3">
        <w:t>.</w:t>
      </w:r>
    </w:p>
    <w:p w14:paraId="39F36574" w14:textId="63E1FA20" w:rsidR="004C61C3" w:rsidRDefault="00A16AB7" w:rsidP="000772EE">
      <w:del w:id="478" w:author="AdminNB" w:date="2023-05-10T00:18:00Z">
        <w:r w:rsidDel="00FB562C">
          <w:delText>Для работы</w:delText>
        </w:r>
      </w:del>
      <w:ins w:id="479" w:author="AdminNB" w:date="2023-05-10T00:18:00Z">
        <w:r w:rsidR="00FB562C">
          <w:rPr>
            <w:lang w:val="en-US"/>
          </w:rPr>
          <w:t>Unity</w:t>
        </w:r>
        <w:r w:rsidR="00FB562C" w:rsidRPr="00FB562C">
          <w:rPr>
            <w:rPrChange w:id="480" w:author="AdminNB" w:date="2023-05-10T00:18:00Z">
              <w:rPr>
                <w:lang w:val="en-US"/>
              </w:rPr>
            </w:rPrChange>
          </w:rPr>
          <w:t xml:space="preserve"> </w:t>
        </w:r>
        <w:r w:rsidR="00FB562C">
          <w:t>не ограничивает в выборе среды разработки</w:t>
        </w:r>
      </w:ins>
      <w:ins w:id="481" w:author="AdminNB" w:date="2023-05-10T00:19:00Z">
        <w:r w:rsidR="00FB562C">
          <w:t xml:space="preserve"> для языка программирования </w:t>
        </w:r>
        <w:r w:rsidR="00FB562C">
          <w:rPr>
            <w:lang w:val="en-US"/>
          </w:rPr>
          <w:t>C</w:t>
        </w:r>
        <w:r w:rsidR="00FB562C" w:rsidRPr="00FB562C">
          <w:rPr>
            <w:rPrChange w:id="482" w:author="AdminNB" w:date="2023-05-10T00:19:00Z">
              <w:rPr>
                <w:lang w:val="en-US"/>
              </w:rPr>
            </w:rPrChange>
          </w:rPr>
          <w:t>#</w:t>
        </w:r>
      </w:ins>
      <w:del w:id="483" w:author="AdminNB" w:date="2023-05-10T00:19:00Z">
        <w:r w:rsidDel="00FB562C">
          <w:delText xml:space="preserve"> с кодом проекта подойдет любая среда разработки</w:delText>
        </w:r>
      </w:del>
      <w:r>
        <w:t xml:space="preserve">, однако </w:t>
      </w:r>
      <w:ins w:id="484" w:author="AdminNB" w:date="2023-05-10T00:19:00Z">
        <w:r w:rsidR="00FB562C">
          <w:t xml:space="preserve">наиболее популярной является </w:t>
        </w:r>
      </w:ins>
      <w:del w:id="485" w:author="AdminNB" w:date="2023-05-10T00:19:00Z">
        <w:r w:rsidDel="00FB562C">
          <w:delText xml:space="preserve">больше всего инструментов для работы с платформой </w:delText>
        </w:r>
        <w:r w:rsidDel="00FB562C">
          <w:rPr>
            <w:lang w:val="en-US"/>
          </w:rPr>
          <w:delText>Unity</w:delText>
        </w:r>
        <w:r w:rsidRPr="000953AF" w:rsidDel="00FB562C">
          <w:delText xml:space="preserve"> </w:delText>
        </w:r>
        <w:r w:rsidDel="00FB562C">
          <w:delText xml:space="preserve">предоставляют </w:delText>
        </w:r>
        <w:r w:rsidDel="00FB562C">
          <w:rPr>
            <w:lang w:val="en-US"/>
          </w:rPr>
          <w:delText>Rider</w:delText>
        </w:r>
        <w:r w:rsidRPr="00982E7D" w:rsidDel="00FB562C">
          <w:delText xml:space="preserve"> </w:delText>
        </w:r>
        <w:r w:rsidDel="00FB562C">
          <w:delText xml:space="preserve">от </w:delText>
        </w:r>
        <w:r w:rsidR="006E0268" w:rsidDel="00FB562C">
          <w:delText xml:space="preserve">компании </w:delText>
        </w:r>
        <w:r w:rsidDel="00FB562C">
          <w:rPr>
            <w:lang w:val="en-US"/>
          </w:rPr>
          <w:delText>JetBrains</w:delText>
        </w:r>
        <w:r w:rsidRPr="00982E7D" w:rsidDel="00FB562C">
          <w:delText xml:space="preserve"> </w:delText>
        </w:r>
        <w:r w:rsidDel="00FB562C">
          <w:delText xml:space="preserve">и </w:delText>
        </w:r>
      </w:del>
      <w:r>
        <w:rPr>
          <w:lang w:val="en-US"/>
        </w:rPr>
        <w:t>Visual</w:t>
      </w:r>
      <w:r w:rsidRPr="00982E7D">
        <w:t xml:space="preserve"> </w:t>
      </w:r>
      <w:r>
        <w:rPr>
          <w:lang w:val="en-US"/>
        </w:rPr>
        <w:t>Studio</w:t>
      </w:r>
      <w:r w:rsidRPr="00982E7D">
        <w:t xml:space="preserve"> </w:t>
      </w:r>
      <w:r>
        <w:t xml:space="preserve">от </w:t>
      </w:r>
      <w:r>
        <w:rPr>
          <w:lang w:val="en-US"/>
        </w:rPr>
        <w:t>Microsoft</w:t>
      </w:r>
      <w:r w:rsidRPr="00982E7D">
        <w:t>.</w:t>
      </w:r>
      <w:r>
        <w:t xml:space="preserve"> При создании данного проекта использовалась </w:t>
      </w:r>
      <w:del w:id="486" w:author="AdminNB" w:date="2023-05-10T00:20:00Z">
        <w:r w:rsidDel="00FB562C">
          <w:delText xml:space="preserve">бесплатная </w:delText>
        </w:r>
        <w:r w:rsidRPr="00DF30BE" w:rsidDel="00FB562C">
          <w:delText xml:space="preserve">версия </w:delText>
        </w:r>
      </w:del>
      <w:r w:rsidRPr="00DF30BE">
        <w:rPr>
          <w:lang w:val="en-US"/>
        </w:rPr>
        <w:t>Visual</w:t>
      </w:r>
      <w:r w:rsidRPr="00DF30BE">
        <w:t xml:space="preserve"> </w:t>
      </w:r>
      <w:r w:rsidRPr="00DF30BE">
        <w:rPr>
          <w:lang w:val="en-US"/>
        </w:rPr>
        <w:t>Studio</w:t>
      </w:r>
      <w:r w:rsidRPr="00DF30BE">
        <w:t xml:space="preserve"> </w:t>
      </w:r>
      <w:r w:rsidR="00DF30BE" w:rsidRPr="00DF30BE">
        <w:rPr>
          <w:lang w:val="en-US"/>
        </w:rPr>
        <w:t>Community</w:t>
      </w:r>
      <w:r w:rsidR="00FF0C11">
        <w:t xml:space="preserve"> 2022</w:t>
      </w:r>
      <w:r w:rsidR="00DF30BE" w:rsidRPr="00DF30BE">
        <w:t xml:space="preserve"> </w:t>
      </w:r>
      <w:r w:rsidRPr="00DF30BE">
        <w:t xml:space="preserve">с </w:t>
      </w:r>
      <w:r>
        <w:t>установле</w:t>
      </w:r>
      <w:r w:rsidR="007A7738">
        <w:t xml:space="preserve">нными </w:t>
      </w:r>
      <w:r w:rsidR="007A7738" w:rsidRPr="007A7738">
        <w:t>инструментами</w:t>
      </w:r>
      <w:r w:rsidRPr="007A7738">
        <w:t xml:space="preserve"> для </w:t>
      </w:r>
      <w:r w:rsidRPr="007A7738">
        <w:rPr>
          <w:lang w:val="en-US"/>
        </w:rPr>
        <w:t>Unity</w:t>
      </w:r>
      <w:r w:rsidRPr="007A7738">
        <w:t xml:space="preserve">. </w:t>
      </w:r>
    </w:p>
    <w:p w14:paraId="66E212C9" w14:textId="13014FDA" w:rsidR="00692B89" w:rsidRPr="00FB562C" w:rsidRDefault="00692B89" w:rsidP="000772EE">
      <w:pPr>
        <w:pStyle w:val="11"/>
        <w:rPr>
          <w:rPrChange w:id="487" w:author="AdminNB" w:date="2023-05-10T00:20:00Z">
            <w:rPr>
              <w:lang w:val="en-US"/>
            </w:rPr>
          </w:rPrChange>
        </w:rPr>
      </w:pPr>
      <w:bookmarkStart w:id="488" w:name="_Toc134632471"/>
      <w:bookmarkStart w:id="489" w:name="_Toc385679101"/>
      <w:r>
        <w:lastRenderedPageBreak/>
        <w:t>Обзор платформы</w:t>
      </w:r>
      <w:ins w:id="490" w:author="AdminNB" w:date="2023-05-10T00:20:00Z">
        <w:r w:rsidR="00FB562C">
          <w:t xml:space="preserve"> для создания видеоигр</w:t>
        </w:r>
      </w:ins>
      <w:r>
        <w:t xml:space="preserve"> </w:t>
      </w:r>
      <w:r>
        <w:rPr>
          <w:lang w:val="en-US"/>
        </w:rPr>
        <w:t>Unity</w:t>
      </w:r>
      <w:bookmarkEnd w:id="488"/>
    </w:p>
    <w:p w14:paraId="2A45DCB2" w14:textId="3AC9C60A" w:rsidR="008D3212" w:rsidRPr="008D3212" w:rsidRDefault="008D3212" w:rsidP="004810B9">
      <w:pPr>
        <w:pStyle w:val="141"/>
        <w:ind w:left="2552"/>
      </w:pPr>
      <w:bookmarkStart w:id="491" w:name="_Toc134632472"/>
      <w:r>
        <w:rPr>
          <w:lang w:val="ru-RU"/>
        </w:rPr>
        <w:t xml:space="preserve">Интерфейс редактора </w:t>
      </w:r>
      <w:r>
        <w:t>Unity</w:t>
      </w:r>
      <w:ins w:id="492" w:author="AdminNB" w:date="2023-05-10T00:20:00Z">
        <w:r w:rsidR="00FB562C">
          <w:rPr>
            <w:lang w:val="ru-RU"/>
          </w:rPr>
          <w:t xml:space="preserve"> </w:t>
        </w:r>
      </w:ins>
      <w:ins w:id="493" w:author="AdminNB" w:date="2023-05-10T00:21:00Z">
        <w:r w:rsidR="00FB562C">
          <w:t>Editor</w:t>
        </w:r>
      </w:ins>
      <w:bookmarkEnd w:id="491"/>
    </w:p>
    <w:p w14:paraId="1ABB10CC" w14:textId="30ED9AA6" w:rsidR="00FB562C" w:rsidRDefault="007E330E" w:rsidP="000772EE">
      <w:pPr>
        <w:rPr>
          <w:ins w:id="494" w:author="AdminNB" w:date="2023-05-10T00:22:00Z"/>
        </w:rPr>
      </w:pPr>
      <w:del w:id="495" w:author="AdminNB" w:date="2023-05-10T00:21:00Z">
        <w:r w:rsidRPr="007E330E" w:rsidDel="00FB562C">
          <w:rPr>
            <w:noProof/>
            <w:lang w:eastAsia="ru-RU"/>
          </w:rPr>
          <w:drawing>
            <wp:anchor distT="0" distB="0" distL="114300" distR="114300" simplePos="0" relativeHeight="251746304" behindDoc="0" locked="0" layoutInCell="1" allowOverlap="1" wp14:anchorId="6486A4DE" wp14:editId="2C760CDE">
              <wp:simplePos x="0" y="0"/>
              <wp:positionH relativeFrom="margin">
                <wp:posOffset>144508</wp:posOffset>
              </wp:positionH>
              <wp:positionV relativeFrom="paragraph">
                <wp:posOffset>785949</wp:posOffset>
              </wp:positionV>
              <wp:extent cx="5856605" cy="3187700"/>
              <wp:effectExtent l="0" t="0" r="0" b="0"/>
              <wp:wrapTopAndBottom/>
              <wp:docPr id="98496219" name="Рисунок 984962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489" b="-1"/>
                      <a:stretch/>
                    </pic:blipFill>
                    <pic:spPr bwMode="auto">
                      <a:xfrm>
                        <a:off x="0" y="0"/>
                        <a:ext cx="5856605" cy="318770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99232E" w:rsidRPr="00A66FE2" w:rsidDel="00FB562C">
          <w:delText xml:space="preserve">При </w:delText>
        </w:r>
      </w:del>
      <w:ins w:id="496" w:author="AdminNB" w:date="2023-05-10T00:22:00Z">
        <w:r w:rsidR="00FB562C">
          <w:t>Новый проект</w:t>
        </w:r>
      </w:ins>
      <w:del w:id="497" w:author="AdminNB" w:date="2023-05-10T00:21:00Z">
        <w:r w:rsidR="0099232E" w:rsidRPr="00A66FE2" w:rsidDel="00FB562C">
          <w:delText>создании проекта в</w:delText>
        </w:r>
      </w:del>
      <w:r w:rsidR="0099232E" w:rsidRPr="00A66FE2">
        <w:t xml:space="preserve"> </w:t>
      </w:r>
      <w:r w:rsidR="0099232E" w:rsidRPr="00A66FE2">
        <w:rPr>
          <w:lang w:val="en-US"/>
        </w:rPr>
        <w:t>Unity</w:t>
      </w:r>
      <w:r w:rsidR="0099232E" w:rsidRPr="00A66FE2">
        <w:t xml:space="preserve"> </w:t>
      </w:r>
      <w:del w:id="498" w:author="AdminNB" w:date="2023-05-10T00:22:00Z">
        <w:r w:rsidR="0099232E" w:rsidRPr="00A66FE2" w:rsidDel="00FB562C">
          <w:delText>открывает</w:delText>
        </w:r>
        <w:r w:rsidR="00A66FE2" w:rsidDel="00FB562C">
          <w:delText>ся</w:delText>
        </w:r>
        <w:r w:rsidR="0099232E" w:rsidRPr="00A66FE2" w:rsidDel="00FB562C">
          <w:delText xml:space="preserve"> редактор с </w:delText>
        </w:r>
        <w:r w:rsidR="004F7AB4" w:rsidDel="00FB562C">
          <w:delText>открытой</w:delText>
        </w:r>
      </w:del>
      <w:ins w:id="499" w:author="AdminNB" w:date="2023-05-10T00:22:00Z">
        <w:r w:rsidR="00FB562C">
          <w:t>содержит</w:t>
        </w:r>
      </w:ins>
      <w:r w:rsidR="004F7AB4">
        <w:t xml:space="preserve"> </w:t>
      </w:r>
      <w:del w:id="500" w:author="AdminNB" w:date="2023-05-10T00:22:00Z">
        <w:r w:rsidR="0099232E" w:rsidRPr="00A66FE2" w:rsidDel="00FB562C">
          <w:delText>сценой</w:delText>
        </w:r>
      </w:del>
      <w:ins w:id="501" w:author="AdminNB" w:date="2023-05-10T00:22:00Z">
        <w:r w:rsidR="00FB562C" w:rsidRPr="00A66FE2">
          <w:t>сц</w:t>
        </w:r>
        <w:r w:rsidR="00FB562C">
          <w:t>ену</w:t>
        </w:r>
      </w:ins>
      <w:r w:rsidR="00110F12">
        <w:t>, где находится единственный объект – камера.</w:t>
      </w:r>
      <w:r w:rsidR="0099232E" w:rsidRPr="00A66FE2">
        <w:t xml:space="preserve"> </w:t>
      </w:r>
      <w:r w:rsidR="00110F12">
        <w:t xml:space="preserve">Камера служит для задания </w:t>
      </w:r>
      <w:r w:rsidR="0071674E">
        <w:t>облас</w:t>
      </w:r>
      <w:r w:rsidR="00110F12">
        <w:t>ти игров</w:t>
      </w:r>
      <w:r w:rsidR="0071674E">
        <w:t>о</w:t>
      </w:r>
      <w:r w:rsidR="00110F12">
        <w:t>го мира, которая б</w:t>
      </w:r>
      <w:r w:rsidR="0071674E">
        <w:t>удет видна</w:t>
      </w:r>
      <w:r w:rsidR="00110F12">
        <w:t xml:space="preserve"> на экране монитора.</w:t>
      </w:r>
    </w:p>
    <w:p w14:paraId="5F1848EE" w14:textId="4D513B55" w:rsidR="007E330E" w:rsidRDefault="00FB562C" w:rsidP="000772EE">
      <w:ins w:id="502" w:author="AdminNB" w:date="2023-05-10T00:21:00Z">
        <w:r w:rsidRPr="007E330E">
          <w:rPr>
            <w:noProof/>
            <w:lang w:eastAsia="ru-RU"/>
          </w:rPr>
          <w:drawing>
            <wp:anchor distT="0" distB="0" distL="114300" distR="114300" simplePos="0" relativeHeight="251753472" behindDoc="0" locked="0" layoutInCell="1" allowOverlap="1" wp14:anchorId="37B69D77" wp14:editId="1ECC6EB6">
              <wp:simplePos x="0" y="0"/>
              <wp:positionH relativeFrom="margin">
                <wp:posOffset>147411</wp:posOffset>
              </wp:positionH>
              <wp:positionV relativeFrom="paragraph">
                <wp:posOffset>563880</wp:posOffset>
              </wp:positionV>
              <wp:extent cx="6239510" cy="3395980"/>
              <wp:effectExtent l="0" t="0" r="8890" b="0"/>
              <wp:wrapTopAndBottom/>
              <wp:docPr id="467895579" name="Рисунок 46789557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489" b="-1"/>
                      <a:stretch/>
                    </pic:blipFill>
                    <pic:spPr bwMode="auto">
                      <a:xfrm>
                        <a:off x="0" y="0"/>
                        <a:ext cx="6239510" cy="339598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  <w:ins w:id="503" w:author="AdminNB" w:date="2023-05-10T00:22:00Z">
        <w:r>
          <w:t>На рисунке 1.3 представлено окно</w:t>
        </w:r>
      </w:ins>
      <w:ins w:id="504" w:author="AdminNB" w:date="2023-05-10T00:23:00Z">
        <w:r>
          <w:t xml:space="preserve"> </w:t>
        </w:r>
        <w:r>
          <w:rPr>
            <w:lang w:val="en-US"/>
          </w:rPr>
          <w:t>Unity</w:t>
        </w:r>
        <w:r w:rsidRPr="00FB562C">
          <w:rPr>
            <w:rPrChange w:id="505" w:author="AdminNB" w:date="2023-05-10T00:23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Editor</w:t>
        </w:r>
        <w:r>
          <w:t>, как оно</w:t>
        </w:r>
        <w:r w:rsidRPr="00FB562C">
          <w:rPr>
            <w:rPrChange w:id="506" w:author="AdminNB" w:date="2023-05-10T00:23:00Z">
              <w:rPr>
                <w:lang w:val="en-US"/>
              </w:rPr>
            </w:rPrChange>
          </w:rPr>
          <w:t xml:space="preserve"> </w:t>
        </w:r>
        <w:r w:rsidR="00AA189A">
          <w:t>выглядит</w:t>
        </w:r>
        <w:r>
          <w:t xml:space="preserve"> после создания нового проекта.</w:t>
        </w:r>
      </w:ins>
      <w:del w:id="507" w:author="AdminNB" w:date="2023-05-10T00:22:00Z">
        <w:r w:rsidR="0099232E" w:rsidRPr="00A66FE2" w:rsidDel="00FB562C">
          <w:delText xml:space="preserve"> </w:delText>
        </w:r>
      </w:del>
    </w:p>
    <w:p w14:paraId="779FFD5F" w14:textId="67B2124A" w:rsidR="007E330E" w:rsidRPr="003B18E4" w:rsidRDefault="007E330E" w:rsidP="007E330E">
      <w:pPr>
        <w:pStyle w:val="afff3"/>
        <w:rPr>
          <w:noProof/>
        </w:rPr>
      </w:pPr>
      <w:r w:rsidRPr="003B18E4">
        <w:tab/>
        <w:t xml:space="preserve">Рисунок 1.3 – Интерфейс редактора </w:t>
      </w:r>
      <w:r w:rsidRPr="003B18E4">
        <w:rPr>
          <w:lang w:val="en-US"/>
        </w:rPr>
        <w:t>Unity</w:t>
      </w:r>
      <w:r w:rsidRPr="003B18E4">
        <w:t xml:space="preserve"> </w:t>
      </w:r>
    </w:p>
    <w:p w14:paraId="044C0CCB" w14:textId="1DDA5927" w:rsidR="00FB562C" w:rsidRDefault="00FB562C" w:rsidP="000772EE">
      <w:pPr>
        <w:rPr>
          <w:ins w:id="508" w:author="AdminNB" w:date="2023-05-10T00:28:00Z"/>
        </w:rPr>
      </w:pPr>
      <w:ins w:id="509" w:author="AdminNB" w:date="2023-05-10T00:23:00Z">
        <w:r>
          <w:t>Рассмотрим представленный интерфейс редактора подробнее.</w:t>
        </w:r>
      </w:ins>
      <w:ins w:id="510" w:author="AdminNB" w:date="2023-05-10T00:24:00Z">
        <w:r>
          <w:t xml:space="preserve"> Базовый</w:t>
        </w:r>
        <w:r w:rsidRPr="00FB562C">
          <w:rPr>
            <w:lang w:val="en-US"/>
            <w:rPrChange w:id="511" w:author="AdminNB" w:date="2023-05-10T00:26:00Z">
              <w:rPr/>
            </w:rPrChange>
          </w:rPr>
          <w:t xml:space="preserve"> </w:t>
        </w:r>
        <w:r>
          <w:t>интерфейс</w:t>
        </w:r>
        <w:r w:rsidRPr="00FB562C">
          <w:rPr>
            <w:lang w:val="en-US"/>
            <w:rPrChange w:id="512" w:author="AdminNB" w:date="2023-05-10T00:26:00Z">
              <w:rPr/>
            </w:rPrChange>
          </w:rPr>
          <w:t xml:space="preserve"> </w:t>
        </w:r>
        <w:r>
          <w:t>состоит</w:t>
        </w:r>
        <w:r w:rsidRPr="00FB562C">
          <w:rPr>
            <w:lang w:val="en-US"/>
            <w:rPrChange w:id="513" w:author="AdminNB" w:date="2023-05-10T00:26:00Z">
              <w:rPr/>
            </w:rPrChange>
          </w:rPr>
          <w:t xml:space="preserve"> </w:t>
        </w:r>
        <w:r>
          <w:t>из</w:t>
        </w:r>
        <w:r w:rsidRPr="00FB562C">
          <w:rPr>
            <w:lang w:val="en-US"/>
            <w:rPrChange w:id="514" w:author="AdminNB" w:date="2023-05-10T00:26:00Z">
              <w:rPr/>
            </w:rPrChange>
          </w:rPr>
          <w:t xml:space="preserve"> </w:t>
        </w:r>
        <w:r>
          <w:t>панелей</w:t>
        </w:r>
        <w:r w:rsidRPr="00FB562C">
          <w:rPr>
            <w:lang w:val="en-US"/>
            <w:rPrChange w:id="515" w:author="AdminNB" w:date="2023-05-10T00:26:00Z">
              <w:rPr/>
            </w:rPrChange>
          </w:rPr>
          <w:t xml:space="preserve"> </w:t>
        </w:r>
        <w:r>
          <w:rPr>
            <w:lang w:val="en-US"/>
          </w:rPr>
          <w:t>Hierarchy</w:t>
        </w:r>
        <w:r w:rsidRPr="00FB562C">
          <w:rPr>
            <w:lang w:val="en-US"/>
          </w:rPr>
          <w:t xml:space="preserve">, </w:t>
        </w:r>
      </w:ins>
      <w:ins w:id="516" w:author="AdminNB" w:date="2023-05-10T00:25:00Z">
        <w:r>
          <w:rPr>
            <w:lang w:val="en-US"/>
          </w:rPr>
          <w:t>Inspector</w:t>
        </w:r>
        <w:r w:rsidRPr="00FB562C">
          <w:rPr>
            <w:lang w:val="en-US"/>
          </w:rPr>
          <w:t xml:space="preserve">, </w:t>
        </w:r>
        <w:r>
          <w:rPr>
            <w:lang w:val="en-US"/>
          </w:rPr>
          <w:t>Console</w:t>
        </w:r>
        <w:r w:rsidRPr="00FB562C">
          <w:rPr>
            <w:lang w:val="en-US"/>
          </w:rPr>
          <w:t xml:space="preserve">, </w:t>
        </w:r>
        <w:r>
          <w:rPr>
            <w:lang w:val="en-US"/>
          </w:rPr>
          <w:t>Scene</w:t>
        </w:r>
        <w:r w:rsidRPr="00FB562C">
          <w:rPr>
            <w:lang w:val="en-US"/>
          </w:rPr>
          <w:t xml:space="preserve">, </w:t>
        </w:r>
        <w:r>
          <w:rPr>
            <w:lang w:val="en-US"/>
          </w:rPr>
          <w:t>Game</w:t>
        </w:r>
        <w:r w:rsidRPr="00FB562C">
          <w:rPr>
            <w:lang w:val="en-US"/>
          </w:rPr>
          <w:t xml:space="preserve"> </w:t>
        </w:r>
        <w:r>
          <w:t>и</w:t>
        </w:r>
        <w:r w:rsidRPr="00FB562C">
          <w:rPr>
            <w:lang w:val="en-US"/>
          </w:rPr>
          <w:t xml:space="preserve"> </w:t>
        </w:r>
        <w:r>
          <w:rPr>
            <w:lang w:val="en-US"/>
          </w:rPr>
          <w:t>Projec</w:t>
        </w:r>
      </w:ins>
      <w:ins w:id="517" w:author="AdminNB" w:date="2023-05-10T00:26:00Z">
        <w:r>
          <w:rPr>
            <w:lang w:val="en-US"/>
          </w:rPr>
          <w:t xml:space="preserve">t. </w:t>
        </w:r>
        <w:r>
          <w:t>Панели можно перемещать и менять местами для удобства пользования</w:t>
        </w:r>
      </w:ins>
      <w:ins w:id="518" w:author="AdminNB" w:date="2023-05-10T00:27:00Z">
        <w:r>
          <w:t xml:space="preserve">, так что у разных пользователей интерфейс может отличаться. </w:t>
        </w:r>
      </w:ins>
      <w:ins w:id="519" w:author="AdminNB" w:date="2023-05-10T00:28:00Z">
        <w:r>
          <w:t>На рисунк</w:t>
        </w:r>
        <w:r w:rsidR="00AA189A">
          <w:t xml:space="preserve">е выше представлен интерфейс по </w:t>
        </w:r>
        <w:r>
          <w:t xml:space="preserve">умолчанию. </w:t>
        </w:r>
      </w:ins>
    </w:p>
    <w:p w14:paraId="2739800D" w14:textId="61974271" w:rsidR="00FB562C" w:rsidRPr="0000120B" w:rsidRDefault="00FB562C">
      <w:pPr>
        <w:rPr>
          <w:ins w:id="520" w:author="AdminNB" w:date="2023-05-10T00:30:00Z"/>
          <w:rPrChange w:id="521" w:author="Anton Log" w:date="2023-05-10T12:09:00Z">
            <w:rPr>
              <w:ins w:id="522" w:author="AdminNB" w:date="2023-05-10T00:30:00Z"/>
              <w:lang w:val="en-US"/>
            </w:rPr>
          </w:rPrChange>
        </w:rPr>
      </w:pPr>
      <w:ins w:id="523" w:author="AdminNB" w:date="2023-05-10T00:28:00Z">
        <w:r>
          <w:t>Панели также можно скрывать</w:t>
        </w:r>
      </w:ins>
      <w:ins w:id="524" w:author="AdminNB" w:date="2023-05-10T00:29:00Z">
        <w:r w:rsidR="0035562D">
          <w:t xml:space="preserve">, если в них нет необходимости. Отобразить скрытые панели можно с помощью меню </w:t>
        </w:r>
      </w:ins>
      <w:ins w:id="525" w:author="AdminNB" w:date="2023-05-10T00:30:00Z">
        <w:r w:rsidR="0035562D">
          <w:rPr>
            <w:lang w:val="en-US"/>
          </w:rPr>
          <w:t>Window</w:t>
        </w:r>
        <w:r w:rsidR="0035562D" w:rsidRPr="0000120B">
          <w:rPr>
            <w:rPrChange w:id="526" w:author="Anton Log" w:date="2023-05-10T12:09:00Z">
              <w:rPr>
                <w:lang w:val="en-US"/>
              </w:rPr>
            </w:rPrChange>
          </w:rPr>
          <w:t>.</w:t>
        </w:r>
      </w:ins>
    </w:p>
    <w:p w14:paraId="5839B5A3" w14:textId="14466DE1" w:rsidR="0035562D" w:rsidRPr="0000120B" w:rsidRDefault="0035562D">
      <w:pPr>
        <w:spacing w:line="240" w:lineRule="auto"/>
        <w:ind w:firstLine="0"/>
        <w:contextualSpacing w:val="0"/>
        <w:jc w:val="left"/>
        <w:rPr>
          <w:ins w:id="527" w:author="AdminNB" w:date="2023-05-10T00:30:00Z"/>
          <w:rPrChange w:id="528" w:author="Anton Log" w:date="2023-05-10T12:09:00Z">
            <w:rPr>
              <w:ins w:id="529" w:author="AdminNB" w:date="2023-05-10T00:30:00Z"/>
              <w:lang w:val="en-US"/>
            </w:rPr>
          </w:rPrChange>
        </w:rPr>
      </w:pPr>
      <w:ins w:id="530" w:author="AdminNB" w:date="2023-05-10T00:30:00Z">
        <w:r w:rsidRPr="0000120B">
          <w:rPr>
            <w:rPrChange w:id="531" w:author="Anton Log" w:date="2023-05-10T12:09:00Z">
              <w:rPr>
                <w:lang w:val="en-US"/>
              </w:rPr>
            </w:rPrChange>
          </w:rPr>
          <w:br w:type="page"/>
        </w:r>
      </w:ins>
    </w:p>
    <w:p w14:paraId="1C2FA99B" w14:textId="29EB8BCA" w:rsidR="00692B89" w:rsidDel="00FC7473" w:rsidRDefault="0099232E">
      <w:pPr>
        <w:rPr>
          <w:del w:id="532" w:author="AdminNB" w:date="2023-05-10T00:39:00Z"/>
        </w:rPr>
      </w:pPr>
      <w:r w:rsidRPr="00A66FE2">
        <w:lastRenderedPageBreak/>
        <w:t xml:space="preserve">В </w:t>
      </w:r>
      <w:del w:id="533" w:author="AdminNB" w:date="2023-05-10T00:24:00Z">
        <w:r w:rsidRPr="00A66FE2" w:rsidDel="00FB562C">
          <w:delText xml:space="preserve">окне </w:delText>
        </w:r>
      </w:del>
      <w:ins w:id="534" w:author="AdminNB" w:date="2023-05-10T00:24:00Z">
        <w:r w:rsidR="00FB562C">
          <w:t>панел</w:t>
        </w:r>
      </w:ins>
      <w:ins w:id="535" w:author="AdminNB" w:date="2023-05-10T00:31:00Z">
        <w:r w:rsidR="0035562D">
          <w:t>и</w:t>
        </w:r>
      </w:ins>
      <w:ins w:id="536" w:author="AdminNB" w:date="2023-05-10T00:24:00Z">
        <w:r w:rsidR="00FB562C" w:rsidRPr="00A66FE2">
          <w:t xml:space="preserve"> </w:t>
        </w:r>
      </w:ins>
      <w:r w:rsidRPr="00A66FE2">
        <w:rPr>
          <w:lang w:val="en-US"/>
        </w:rPr>
        <w:t>H</w:t>
      </w:r>
      <w:del w:id="537" w:author="AdminNB" w:date="2023-05-09T23:08:00Z">
        <w:r w:rsidRPr="00A66FE2" w:rsidDel="003B18E4">
          <w:rPr>
            <w:lang w:val="en-US"/>
          </w:rPr>
          <w:delText>e</w:delText>
        </w:r>
      </w:del>
      <w:r w:rsidRPr="00A66FE2">
        <w:rPr>
          <w:lang w:val="en-US"/>
        </w:rPr>
        <w:t>i</w:t>
      </w:r>
      <w:ins w:id="538" w:author="AdminNB" w:date="2023-05-09T23:08:00Z">
        <w:r w:rsidR="003B18E4">
          <w:rPr>
            <w:lang w:val="en-US"/>
          </w:rPr>
          <w:t>e</w:t>
        </w:r>
      </w:ins>
      <w:r w:rsidRPr="00A66FE2">
        <w:rPr>
          <w:lang w:val="en-US"/>
        </w:rPr>
        <w:t>rarchy</w:t>
      </w:r>
      <w:r w:rsidRPr="00A66FE2">
        <w:t xml:space="preserve"> находится иерархия объектов внутри сцены, здесь же можно создавать, выбирать и удалять объекты сцены.</w:t>
      </w:r>
      <w:ins w:id="539" w:author="AdminNB" w:date="2023-05-10T00:32:00Z">
        <w:r w:rsidR="0035562D">
          <w:t xml:space="preserve"> Объекты отображаются в виде древовидного меню.</w:t>
        </w:r>
      </w:ins>
      <w:del w:id="540" w:author="AdminNB" w:date="2023-05-10T00:31:00Z">
        <w:r w:rsidRPr="00A66FE2" w:rsidDel="0035562D">
          <w:delText xml:space="preserve"> </w:delText>
        </w:r>
      </w:del>
    </w:p>
    <w:p w14:paraId="4918C0BA" w14:textId="516F87E5" w:rsidR="0052587B" w:rsidRPr="0052587B" w:rsidRDefault="0052587B">
      <w:pPr>
        <w:rPr>
          <w:noProof/>
        </w:rPr>
        <w:pPrChange w:id="541" w:author="AdminNB" w:date="2023-05-10T00:39:00Z">
          <w:pPr>
            <w:pStyle w:val="afff3"/>
          </w:pPr>
        </w:pPrChange>
      </w:pPr>
      <w:del w:id="542" w:author="AdminNB" w:date="2023-05-10T00:39:00Z">
        <w:r w:rsidDel="00FC7473">
          <w:delText>Рисунок 1.</w:delText>
        </w:r>
        <w:r w:rsidR="00D9760F" w:rsidDel="00FC7473">
          <w:delText>4</w:delText>
        </w:r>
        <w:r w:rsidDel="00FC7473">
          <w:delText xml:space="preserve"> – </w:delText>
        </w:r>
      </w:del>
      <w:del w:id="543" w:author="AdminNB" w:date="2023-05-10T00:33:00Z">
        <w:r w:rsidDel="0035562D">
          <w:delText>Окно иерархии</w:delText>
        </w:r>
      </w:del>
      <w:del w:id="544" w:author="AdminNB" w:date="2023-05-10T00:39:00Z">
        <w:r w:rsidRPr="0052587B" w:rsidDel="00FC7473">
          <w:delText xml:space="preserve"> </w:delText>
        </w:r>
      </w:del>
    </w:p>
    <w:p w14:paraId="011B9DD4" w14:textId="1E512DAC" w:rsidR="000772EE" w:rsidRPr="0035562D" w:rsidRDefault="00FC7473" w:rsidP="000772EE">
      <w:del w:id="545" w:author="AdminNB" w:date="2023-05-10T00:39:00Z">
        <w:r w:rsidDel="00FC7473">
          <w:rPr>
            <w:noProof/>
            <w:lang w:eastAsia="ru-RU"/>
          </w:rPr>
          <w:drawing>
            <wp:anchor distT="0" distB="0" distL="114300" distR="114300" simplePos="0" relativeHeight="251748352" behindDoc="0" locked="0" layoutInCell="1" allowOverlap="1" wp14:anchorId="7B040302" wp14:editId="6ACC4A0D">
              <wp:simplePos x="0" y="0"/>
              <wp:positionH relativeFrom="margin">
                <wp:posOffset>1250496</wp:posOffset>
              </wp:positionH>
              <wp:positionV relativeFrom="paragraph">
                <wp:posOffset>596718</wp:posOffset>
              </wp:positionV>
              <wp:extent cx="4179570" cy="2098675"/>
              <wp:effectExtent l="0" t="0" r="0" b="0"/>
              <wp:wrapTopAndBottom/>
              <wp:docPr id="98496220" name="Рисунок 98496220" descr="The default Hierarchy window view when you open a new Unity project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The default Hierarchy window view when you open a new Unity project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51220"/>
                      <a:stretch/>
                    </pic:blipFill>
                    <pic:spPr bwMode="auto">
                      <a:xfrm>
                        <a:off x="0" y="0"/>
                        <a:ext cx="4179570" cy="2098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del>
      <w:r w:rsidR="00360D2A">
        <w:rPr>
          <w:lang w:val="ru-BY"/>
        </w:rPr>
        <w:t xml:space="preserve">Каждый объект в игре </w:t>
      </w:r>
      <w:ins w:id="546" w:author="AdminNB" w:date="2023-05-10T00:33:00Z">
        <w:r w:rsidR="00535B20">
          <w:t xml:space="preserve">по </w:t>
        </w:r>
        <w:r w:rsidR="0035562D">
          <w:t xml:space="preserve">умолчанию </w:t>
        </w:r>
      </w:ins>
      <w:r w:rsidR="00360D2A">
        <w:rPr>
          <w:lang w:val="ru-BY"/>
        </w:rPr>
        <w:t xml:space="preserve">создается с </w:t>
      </w:r>
      <w:ins w:id="547" w:author="AdminNB" w:date="2023-05-10T00:34:00Z">
        <w:r w:rsidR="0035562D">
          <w:t xml:space="preserve">присвоенным </w:t>
        </w:r>
      </w:ins>
      <w:del w:id="548" w:author="AdminNB" w:date="2023-05-10T00:34:00Z">
        <w:r w:rsidR="00360D2A" w:rsidDel="0035562D">
          <w:rPr>
            <w:lang w:val="ru-BY"/>
          </w:rPr>
          <w:delText xml:space="preserve">уже добавленным </w:delText>
        </w:r>
      </w:del>
      <w:r w:rsidR="00360D2A">
        <w:rPr>
          <w:lang w:val="ru-BY"/>
        </w:rPr>
        <w:t xml:space="preserve">компонентом </w:t>
      </w:r>
      <w:r w:rsidR="00360D2A">
        <w:rPr>
          <w:lang w:val="en-US"/>
        </w:rPr>
        <w:t>Transform</w:t>
      </w:r>
      <w:r w:rsidR="00360D2A">
        <w:rPr>
          <w:lang w:val="ru-BY"/>
        </w:rPr>
        <w:t>. Этот компонент используется для хранения позиции, угла поворота, масштаба объекта внутри игрового мира</w:t>
      </w:r>
      <w:del w:id="549" w:author="AdminNB" w:date="2023-05-10T00:34:00Z">
        <w:r w:rsidR="00360D2A" w:rsidDel="0035562D">
          <w:rPr>
            <w:lang w:val="ru-BY"/>
          </w:rPr>
          <w:delText xml:space="preserve">. </w:delText>
        </w:r>
        <w:r w:rsidR="00EF1457" w:rsidRPr="00A66FE2" w:rsidDel="0035562D">
          <w:delText>Положение объектов определяется координатами x,</w:delText>
        </w:r>
        <w:r w:rsidR="007238B7" w:rsidDel="0035562D">
          <w:delText xml:space="preserve"> </w:delText>
        </w:r>
        <w:r w:rsidR="00EF1457" w:rsidRPr="00A66FE2" w:rsidDel="0035562D">
          <w:delText>y,</w:delText>
        </w:r>
        <w:r w:rsidR="007238B7" w:rsidDel="0035562D">
          <w:delText xml:space="preserve"> </w:delText>
        </w:r>
        <w:r w:rsidR="00EF1457" w:rsidRPr="00A66FE2" w:rsidDel="0035562D">
          <w:delText>z внутри сцены</w:delText>
        </w:r>
      </w:del>
      <w:r w:rsidR="00EF1457" w:rsidRPr="00A66FE2">
        <w:t xml:space="preserve">. </w:t>
      </w:r>
      <w:r w:rsidR="00360D2A" w:rsidRPr="00B07975">
        <w:rPr>
          <w:lang w:val="ru-BY"/>
        </w:rPr>
        <w:t xml:space="preserve">Каждый </w:t>
      </w:r>
      <w:r w:rsidR="00360D2A" w:rsidRPr="00B07975">
        <w:rPr>
          <w:lang w:val="en-US"/>
        </w:rPr>
        <w:t>Transform</w:t>
      </w:r>
      <w:r w:rsidR="006B6D16" w:rsidRPr="00B07975">
        <w:rPr>
          <w:lang w:val="ru-BY"/>
        </w:rPr>
        <w:t xml:space="preserve"> может являться потомком другого компонента </w:t>
      </w:r>
      <w:r w:rsidR="006B6D16" w:rsidRPr="00B07975">
        <w:rPr>
          <w:lang w:val="en-US"/>
        </w:rPr>
        <w:t>Transform</w:t>
      </w:r>
      <w:ins w:id="550" w:author="AdminNB" w:date="2023-05-10T00:34:00Z">
        <w:r w:rsidR="0035562D">
          <w:t>. В таком случае</w:t>
        </w:r>
      </w:ins>
      <w:del w:id="551" w:author="AdminNB" w:date="2023-05-10T00:34:00Z">
        <w:r w:rsidR="00360D2A" w:rsidRPr="00B07975" w:rsidDel="0035562D">
          <w:rPr>
            <w:lang w:val="ru-BY"/>
          </w:rPr>
          <w:delText xml:space="preserve">, </w:delText>
        </w:r>
        <w:r w:rsidR="00360D2A" w:rsidDel="0035562D">
          <w:rPr>
            <w:lang w:val="ru-BY"/>
          </w:rPr>
          <w:delText>и</w:delText>
        </w:r>
      </w:del>
      <w:r w:rsidR="00360D2A">
        <w:rPr>
          <w:lang w:val="ru-BY"/>
        </w:rPr>
        <w:t xml:space="preserve"> его размеры и положение будут определяться относительно своего родителя</w:t>
      </w:r>
      <w:del w:id="552" w:author="AdminNB" w:date="2023-05-10T00:34:00Z">
        <w:r w:rsidR="00360D2A" w:rsidDel="0035562D">
          <w:rPr>
            <w:lang w:val="ru-BY"/>
          </w:rPr>
          <w:delText>. Это</w:delText>
        </w:r>
        <w:r w:rsidR="00360D2A" w:rsidDel="0035562D">
          <w:delText xml:space="preserve"> и</w:delText>
        </w:r>
        <w:r w:rsidR="00360D2A" w:rsidDel="0035562D">
          <w:rPr>
            <w:lang w:val="ru-BY"/>
          </w:rPr>
          <w:delText xml:space="preserve"> позволяет </w:delText>
        </w:r>
        <w:r w:rsidR="00360D2A" w:rsidDel="0035562D">
          <w:rPr>
            <w:lang w:val="en-US"/>
          </w:rPr>
          <w:delText>Unity</w:delText>
        </w:r>
        <w:r w:rsidR="00360D2A" w:rsidRPr="00A52F99" w:rsidDel="0035562D">
          <w:delText xml:space="preserve"> </w:delText>
        </w:r>
        <w:r w:rsidR="00360D2A" w:rsidDel="0035562D">
          <w:rPr>
            <w:lang w:val="ru-BY"/>
          </w:rPr>
          <w:delText xml:space="preserve">создавать иерархию объектов, которую мы видим в окне </w:delText>
        </w:r>
        <w:r w:rsidR="00360D2A" w:rsidDel="0035562D">
          <w:rPr>
            <w:lang w:val="en-US"/>
          </w:rPr>
          <w:delText>Heirarchy</w:delText>
        </w:r>
      </w:del>
      <w:r w:rsidR="00360D2A">
        <w:rPr>
          <w:lang w:val="ru-BY"/>
        </w:rPr>
        <w:t>.</w:t>
      </w:r>
      <w:ins w:id="553" w:author="AdminNB" w:date="2023-05-10T00:34:00Z">
        <w:r w:rsidR="0035562D">
          <w:t xml:space="preserve"> </w:t>
        </w:r>
      </w:ins>
      <w:ins w:id="554" w:author="AdminNB" w:date="2023-05-10T00:35:00Z">
        <w:r w:rsidR="0035562D">
          <w:t>Зависимость</w:t>
        </w:r>
      </w:ins>
      <w:ins w:id="555" w:author="AdminNB" w:date="2023-05-10T00:34:00Z">
        <w:r w:rsidR="0035562D">
          <w:t xml:space="preserve"> одних</w:t>
        </w:r>
      </w:ins>
      <w:r w:rsidR="0099232E" w:rsidRPr="00A66FE2">
        <w:t xml:space="preserve"> </w:t>
      </w:r>
      <w:ins w:id="556" w:author="AdminNB" w:date="2023-05-10T00:35:00Z">
        <w:r w:rsidR="0035562D">
          <w:t xml:space="preserve">компонентов от других отражается в древовидной структуре </w:t>
        </w:r>
      </w:ins>
      <w:ins w:id="557" w:author="AdminNB" w:date="2023-05-10T20:16:00Z">
        <w:r w:rsidR="00535B20">
          <w:t>панели</w:t>
        </w:r>
      </w:ins>
      <w:ins w:id="558" w:author="AdminNB" w:date="2023-05-10T00:35:00Z">
        <w:r w:rsidR="0035562D">
          <w:t xml:space="preserve"> </w:t>
        </w:r>
        <w:r w:rsidR="0035562D">
          <w:rPr>
            <w:lang w:val="en-US"/>
          </w:rPr>
          <w:t>Hierarchy</w:t>
        </w:r>
        <w:r w:rsidR="0035562D" w:rsidRPr="0035562D">
          <w:rPr>
            <w:rPrChange w:id="559" w:author="AdminNB" w:date="2023-05-10T00:35:00Z">
              <w:rPr>
                <w:lang w:val="en-US"/>
              </w:rPr>
            </w:rPrChange>
          </w:rPr>
          <w:t>.</w:t>
        </w:r>
      </w:ins>
    </w:p>
    <w:p w14:paraId="4B0B48CA" w14:textId="3953CB18" w:rsidR="0035562D" w:rsidRDefault="0099232E" w:rsidP="000772EE">
      <w:pPr>
        <w:rPr>
          <w:ins w:id="560" w:author="AdminNB" w:date="2023-05-10T00:37:00Z"/>
        </w:rPr>
      </w:pPr>
      <w:r w:rsidRPr="00A66FE2">
        <w:t xml:space="preserve">Чтобы </w:t>
      </w:r>
      <w:del w:id="561" w:author="AdminNB" w:date="2023-05-10T00:36:00Z">
        <w:r w:rsidRPr="00A66FE2" w:rsidDel="0035562D">
          <w:delText xml:space="preserve">посмотреть </w:delText>
        </w:r>
      </w:del>
      <w:ins w:id="562" w:author="AdminNB" w:date="2023-05-10T00:36:00Z">
        <w:r w:rsidR="0035562D">
          <w:t>получить информацию о</w:t>
        </w:r>
        <w:r w:rsidR="0035562D" w:rsidRPr="00A66FE2">
          <w:t xml:space="preserve"> </w:t>
        </w:r>
      </w:ins>
      <w:del w:id="563" w:author="AdminNB" w:date="2023-05-10T00:36:00Z">
        <w:r w:rsidRPr="00A66FE2" w:rsidDel="0035562D">
          <w:delText xml:space="preserve">компоненты </w:delText>
        </w:r>
      </w:del>
      <w:ins w:id="564" w:author="AdminNB" w:date="2023-05-10T00:36:00Z">
        <w:r w:rsidR="0035562D" w:rsidRPr="00A66FE2">
          <w:t>компонент</w:t>
        </w:r>
        <w:r w:rsidR="0035562D">
          <w:t>ах</w:t>
        </w:r>
        <w:r w:rsidR="0035562D" w:rsidRPr="00A66FE2">
          <w:t xml:space="preserve"> </w:t>
        </w:r>
      </w:ins>
      <w:r w:rsidRPr="00A66FE2">
        <w:t xml:space="preserve">объекта, </w:t>
      </w:r>
      <w:del w:id="565" w:author="AdminNB" w:date="2023-05-10T00:36:00Z">
        <w:r w:rsidRPr="00A66FE2" w:rsidDel="0035562D">
          <w:delText xml:space="preserve">нужно </w:delText>
        </w:r>
      </w:del>
      <w:ins w:id="566" w:author="AdminNB" w:date="2023-05-10T00:36:00Z">
        <w:r w:rsidR="0035562D">
          <w:t>необходимо</w:t>
        </w:r>
        <w:r w:rsidR="0035562D" w:rsidRPr="00A66FE2">
          <w:t xml:space="preserve"> </w:t>
        </w:r>
      </w:ins>
      <w:r w:rsidRPr="00A66FE2">
        <w:t xml:space="preserve">выбрать </w:t>
      </w:r>
      <w:del w:id="567" w:author="AdminNB" w:date="2023-05-10T00:36:00Z">
        <w:r w:rsidRPr="00A66FE2" w:rsidDel="0035562D">
          <w:delText xml:space="preserve">этот </w:delText>
        </w:r>
      </w:del>
      <w:ins w:id="568" w:author="AdminNB" w:date="2023-05-10T00:36:00Z">
        <w:r w:rsidR="0035562D">
          <w:t>нужный</w:t>
        </w:r>
        <w:r w:rsidR="0035562D" w:rsidRPr="00A66FE2">
          <w:t xml:space="preserve"> </w:t>
        </w:r>
      </w:ins>
      <w:del w:id="569" w:author="AdminNB" w:date="2023-05-10T20:18:00Z">
        <w:r w:rsidRPr="00A66FE2" w:rsidDel="00345FFD">
          <w:delText xml:space="preserve">объект </w:delText>
        </w:r>
      </w:del>
      <w:r w:rsidRPr="00A66FE2">
        <w:t>в окне иерархии</w:t>
      </w:r>
      <w:ins w:id="570" w:author="AdminNB" w:date="2023-05-10T00:36:00Z">
        <w:r w:rsidR="0035562D">
          <w:t xml:space="preserve"> –</w:t>
        </w:r>
      </w:ins>
      <w:del w:id="571" w:author="AdminNB" w:date="2023-05-10T00:36:00Z">
        <w:r w:rsidRPr="00A66FE2" w:rsidDel="0035562D">
          <w:delText xml:space="preserve"> или внутри сцены </w:delText>
        </w:r>
        <w:r w:rsidR="006B6D95" w:rsidDel="0035562D">
          <w:delText xml:space="preserve">простым </w:delText>
        </w:r>
        <w:r w:rsidR="00CF336D" w:rsidDel="0035562D">
          <w:delText xml:space="preserve">нажатием </w:delText>
        </w:r>
        <w:r w:rsidR="006B6D95" w:rsidDel="0035562D">
          <w:delText>Левой кнопки мыши</w:delText>
        </w:r>
        <w:r w:rsidRPr="00A66FE2" w:rsidDel="0035562D">
          <w:delText>.</w:delText>
        </w:r>
      </w:del>
      <w:del w:id="572" w:author="AdminNB" w:date="2023-05-10T00:37:00Z">
        <w:r w:rsidRPr="00A66FE2" w:rsidDel="0035562D">
          <w:delText xml:space="preserve"> Вся</w:delText>
        </w:r>
      </w:del>
      <w:r w:rsidRPr="00A66FE2">
        <w:t xml:space="preserve"> информация </w:t>
      </w:r>
      <w:ins w:id="573" w:author="AdminNB" w:date="2023-05-10T00:37:00Z">
        <w:r w:rsidR="0035562D">
          <w:t xml:space="preserve">об объекте </w:t>
        </w:r>
      </w:ins>
      <w:del w:id="574" w:author="AdminNB" w:date="2023-05-10T00:37:00Z">
        <w:r w:rsidRPr="00A66FE2" w:rsidDel="0035562D">
          <w:delText xml:space="preserve">появится </w:delText>
        </w:r>
      </w:del>
      <w:ins w:id="575" w:author="AdminNB" w:date="2023-05-10T00:37:00Z">
        <w:r w:rsidR="0035562D">
          <w:t>отобразиться</w:t>
        </w:r>
        <w:r w:rsidR="0035562D" w:rsidRPr="00A66FE2">
          <w:t xml:space="preserve"> </w:t>
        </w:r>
      </w:ins>
      <w:r w:rsidRPr="00A66FE2">
        <w:t xml:space="preserve">в </w:t>
      </w:r>
      <w:del w:id="576" w:author="AdminNB" w:date="2023-05-10T00:37:00Z">
        <w:r w:rsidRPr="00A66FE2" w:rsidDel="0035562D">
          <w:delText xml:space="preserve">окне </w:delText>
        </w:r>
      </w:del>
      <w:ins w:id="577" w:author="AdminNB" w:date="2023-05-10T00:37:00Z">
        <w:r w:rsidR="0035562D">
          <w:t>панели</w:t>
        </w:r>
        <w:r w:rsidR="0035562D" w:rsidRPr="00A66FE2">
          <w:t xml:space="preserve"> </w:t>
        </w:r>
      </w:ins>
      <w:r w:rsidRPr="00A66FE2">
        <w:rPr>
          <w:lang w:val="en-US"/>
        </w:rPr>
        <w:t>Inspector</w:t>
      </w:r>
      <w:r w:rsidRPr="00A66FE2">
        <w:t xml:space="preserve">, где можно добавлять </w:t>
      </w:r>
      <w:ins w:id="578" w:author="AdminNB" w:date="2023-05-10T20:18:00Z">
        <w:r w:rsidR="00CC44ED">
          <w:t xml:space="preserve">и </w:t>
        </w:r>
        <w:r w:rsidR="00CC44ED" w:rsidRPr="00A66FE2">
          <w:t xml:space="preserve">удалять </w:t>
        </w:r>
      </w:ins>
      <w:r w:rsidRPr="00A66FE2">
        <w:t>компоненты,</w:t>
      </w:r>
      <w:del w:id="579" w:author="AdminNB" w:date="2023-05-10T20:18:00Z">
        <w:r w:rsidRPr="00A66FE2" w:rsidDel="00CC44ED">
          <w:delText xml:space="preserve"> удалять и</w:delText>
        </w:r>
      </w:del>
      <w:r w:rsidRPr="00A66FE2">
        <w:t xml:space="preserve"> из</w:t>
      </w:r>
      <w:r w:rsidR="00D60C83">
        <w:t>менять</w:t>
      </w:r>
      <w:ins w:id="580" w:author="AdminNB" w:date="2023-05-10T00:37:00Z">
        <w:r w:rsidR="0035562D">
          <w:t xml:space="preserve"> их</w:t>
        </w:r>
      </w:ins>
      <w:r w:rsidR="00D60C83">
        <w:t xml:space="preserve"> свойства. </w:t>
      </w:r>
    </w:p>
    <w:p w14:paraId="0CAC8E65" w14:textId="6FD78305" w:rsidR="0035562D" w:rsidRDefault="00FC7473"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328FC49C" wp14:editId="08542030">
            <wp:simplePos x="0" y="0"/>
            <wp:positionH relativeFrom="margin">
              <wp:posOffset>1975848</wp:posOffset>
            </wp:positionH>
            <wp:positionV relativeFrom="paragraph">
              <wp:posOffset>1772376</wp:posOffset>
            </wp:positionV>
            <wp:extent cx="2457450" cy="2030095"/>
            <wp:effectExtent l="0" t="0" r="0" b="8255"/>
            <wp:wrapTopAndBottom/>
            <wp:docPr id="8" name="Рисунок 8" descr="The Inspector window docked in the Unity Ed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he Inspector window docked in the Unity Editor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94" t="1032" r="1508" b="55189"/>
                    <a:stretch/>
                  </pic:blipFill>
                  <pic:spPr bwMode="auto">
                    <a:xfrm>
                      <a:off x="0" y="0"/>
                      <a:ext cx="245745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ins w:id="581" w:author="AdminNB" w:date="2023-05-10T00:37:00Z">
        <w:r w:rsidR="0035562D">
          <w:t xml:space="preserve">Кроме компонентов </w:t>
        </w:r>
      </w:ins>
      <w:del w:id="582" w:author="AdminNB" w:date="2023-05-10T00:37:00Z">
        <w:r w:rsidR="00D60C83" w:rsidDel="0035562D">
          <w:delText>К</w:delText>
        </w:r>
      </w:del>
      <w:ins w:id="583" w:author="AdminNB" w:date="2023-05-10T00:37:00Z">
        <w:r w:rsidR="0035562D">
          <w:t>к</w:t>
        </w:r>
      </w:ins>
      <w:r w:rsidR="0099232E" w:rsidRPr="00A66FE2">
        <w:t xml:space="preserve">аждый </w:t>
      </w:r>
      <w:r w:rsidR="00D60C83">
        <w:t xml:space="preserve">игровой </w:t>
      </w:r>
      <w:r w:rsidR="0099232E" w:rsidRPr="00A66FE2">
        <w:t xml:space="preserve">объект имеет тег и слой. Теги нужны </w:t>
      </w:r>
      <w:r w:rsidR="00721B0B" w:rsidRPr="00A66FE2">
        <w:t>для разбиения объектов на группы,</w:t>
      </w:r>
      <w:r w:rsidR="001D76FD" w:rsidRPr="001D76FD">
        <w:t xml:space="preserve"> </w:t>
      </w:r>
      <w:r w:rsidR="001D76FD">
        <w:t>присваивая им строку-идентификатор</w:t>
      </w:r>
      <w:r w:rsidR="00510C23">
        <w:t>,</w:t>
      </w:r>
      <w:r w:rsidR="00721B0B" w:rsidRPr="00A66FE2">
        <w:t xml:space="preserve"> что упрощает написание </w:t>
      </w:r>
      <w:r w:rsidR="00EE1508">
        <w:t>сценариев</w:t>
      </w:r>
      <w:r w:rsidR="00721B0B" w:rsidRPr="00A66FE2">
        <w:t xml:space="preserve">, если нужно применить какое-то действие на несколько </w:t>
      </w:r>
      <w:r w:rsidR="00AA3B95">
        <w:t>сущностей</w:t>
      </w:r>
      <w:r w:rsidR="00721B0B" w:rsidRPr="00A66FE2">
        <w:t>. Слои</w:t>
      </w:r>
      <w:r w:rsidR="00113C8E">
        <w:t>,</w:t>
      </w:r>
      <w:r w:rsidR="00721B0B" w:rsidRPr="00A66FE2">
        <w:t xml:space="preserve"> </w:t>
      </w:r>
      <w:r w:rsidR="00113C8E">
        <w:t>в свою очередь,</w:t>
      </w:r>
      <w:r w:rsidR="00AA75CD">
        <w:t xml:space="preserve"> </w:t>
      </w:r>
      <w:r w:rsidR="003A6CD2">
        <w:t xml:space="preserve">нужны для определения взаимодействий объектов друг с другом внутри сцены, </w:t>
      </w:r>
      <w:r w:rsidR="00377E97" w:rsidRPr="00A66FE2">
        <w:t>например, скрыть от камеры определ</w:t>
      </w:r>
      <w:r w:rsidR="00C80B78" w:rsidRPr="00A66FE2">
        <w:t>е</w:t>
      </w:r>
      <w:r w:rsidR="00377E97" w:rsidRPr="00A66FE2">
        <w:t>нные объекты при отображении.</w:t>
      </w:r>
      <w:ins w:id="584" w:author="AdminNB" w:date="2023-05-10T00:39:00Z">
        <w:r w:rsidR="005708BB">
          <w:t xml:space="preserve"> На рисунке 1.4</w:t>
        </w:r>
        <w:r>
          <w:t xml:space="preserve"> представлен пример панели </w:t>
        </w:r>
      </w:ins>
      <w:ins w:id="585" w:author="AdminNB" w:date="2023-05-10T00:40:00Z">
        <w:r>
          <w:rPr>
            <w:lang w:val="en-US"/>
          </w:rPr>
          <w:t>Inspector</w:t>
        </w:r>
        <w:r w:rsidRPr="00FC7473">
          <w:rPr>
            <w:rPrChange w:id="586" w:author="AdminNB" w:date="2023-05-10T00:40:00Z">
              <w:rPr>
                <w:lang w:val="en-US"/>
              </w:rPr>
            </w:rPrChange>
          </w:rPr>
          <w:t>.</w:t>
        </w:r>
      </w:ins>
    </w:p>
    <w:p w14:paraId="500C38E3" w14:textId="674FFCA5" w:rsidR="00A94467" w:rsidRDefault="00A94467" w:rsidP="00A94467">
      <w:pPr>
        <w:pStyle w:val="afff3"/>
        <w:rPr>
          <w:ins w:id="587" w:author="AdminNB" w:date="2023-05-10T00:40:00Z"/>
        </w:rPr>
      </w:pPr>
      <w:r>
        <w:t>Р</w:t>
      </w:r>
      <w:r w:rsidR="005417CF">
        <w:t>исунок 1.</w:t>
      </w:r>
      <w:del w:id="588" w:author="AdminNB" w:date="2023-05-10T20:19:00Z">
        <w:r w:rsidR="005417CF" w:rsidDel="005708BB">
          <w:delText>5</w:delText>
        </w:r>
      </w:del>
      <w:ins w:id="589" w:author="AdminNB" w:date="2023-05-10T20:19:00Z">
        <w:r w:rsidR="005708BB">
          <w:t>4</w:t>
        </w:r>
      </w:ins>
      <w:r>
        <w:t xml:space="preserve"> – </w:t>
      </w:r>
      <w:del w:id="590" w:author="AdminNB" w:date="2023-05-10T00:49:00Z">
        <w:r w:rsidDel="00CE7B5E">
          <w:delText>Окно инспектора</w:delText>
        </w:r>
      </w:del>
      <w:ins w:id="591" w:author="AdminNB" w:date="2023-05-10T00:49:00Z">
        <w:r w:rsidR="00CE7B5E">
          <w:t xml:space="preserve">Панель </w:t>
        </w:r>
        <w:r w:rsidR="00CE7B5E">
          <w:rPr>
            <w:lang w:val="en-US"/>
          </w:rPr>
          <w:t>Inspector</w:t>
        </w:r>
      </w:ins>
      <w:r w:rsidRPr="00A94467">
        <w:t xml:space="preserve"> </w:t>
      </w:r>
    </w:p>
    <w:p w14:paraId="314838E6" w14:textId="2B0337D5" w:rsidR="00FC7473" w:rsidRDefault="00FC7473">
      <w:pPr>
        <w:rPr>
          <w:ins w:id="592" w:author="AdminNB" w:date="2023-05-10T00:44:00Z"/>
        </w:rPr>
        <w:pPrChange w:id="593" w:author="AdminNB" w:date="2023-05-10T00:40:00Z">
          <w:pPr>
            <w:pStyle w:val="afff3"/>
          </w:pPr>
        </w:pPrChange>
      </w:pPr>
      <w:ins w:id="594" w:author="AdminNB" w:date="2023-05-10T00:40:00Z">
        <w:r>
          <w:t xml:space="preserve">В верхней части панели представлено имя объекта </w:t>
        </w:r>
      </w:ins>
      <w:ins w:id="595" w:author="AdminNB" w:date="2023-05-10T00:41:00Z">
        <w:r>
          <w:t xml:space="preserve">(на изображении </w:t>
        </w:r>
        <w:r w:rsidRPr="00FC7473">
          <w:rPr>
            <w:rPrChange w:id="596" w:author="AdminNB" w:date="2023-05-10T00:41:00Z">
              <w:rPr>
                <w:lang w:val="en-US"/>
              </w:rPr>
            </w:rPrChange>
          </w:rPr>
          <w:t xml:space="preserve">– </w:t>
        </w:r>
        <w:r>
          <w:t>«</w:t>
        </w:r>
        <w:r>
          <w:rPr>
            <w:lang w:val="en-US"/>
          </w:rPr>
          <w:t>Character</w:t>
        </w:r>
        <w:r>
          <w:t>»)</w:t>
        </w:r>
        <w:r w:rsidRPr="0000120B">
          <w:t xml:space="preserve">. </w:t>
        </w:r>
      </w:ins>
      <w:ins w:id="597" w:author="AdminNB" w:date="2023-05-10T00:42:00Z">
        <w:r>
          <w:t>В полях «</w:t>
        </w:r>
        <w:r>
          <w:rPr>
            <w:lang w:val="en-US"/>
          </w:rPr>
          <w:t>Tag</w:t>
        </w:r>
        <w:r>
          <w:t>» и «</w:t>
        </w:r>
        <w:r>
          <w:rPr>
            <w:lang w:val="en-US"/>
          </w:rPr>
          <w:t>Layer</w:t>
        </w:r>
        <w:r>
          <w:t xml:space="preserve">» </w:t>
        </w:r>
        <w:r w:rsidRPr="00FC7473">
          <w:rPr>
            <w:rPrChange w:id="598" w:author="AdminNB" w:date="2023-05-10T00:43:00Z">
              <w:rPr>
                <w:lang w:val="en-US"/>
              </w:rPr>
            </w:rPrChange>
          </w:rPr>
          <w:t xml:space="preserve">– </w:t>
        </w:r>
        <w:r>
          <w:t>тег («</w:t>
        </w:r>
        <w:r>
          <w:rPr>
            <w:lang w:val="en-US"/>
          </w:rPr>
          <w:t>Untagged</w:t>
        </w:r>
      </w:ins>
      <w:ins w:id="599" w:author="AdminNB" w:date="2023-05-10T00:43:00Z">
        <w:r>
          <w:t xml:space="preserve">») </w:t>
        </w:r>
      </w:ins>
      <w:ins w:id="600" w:author="AdminNB" w:date="2023-05-10T00:42:00Z">
        <w:r>
          <w:t>и слой</w:t>
        </w:r>
      </w:ins>
      <w:ins w:id="601" w:author="AdminNB" w:date="2023-05-10T00:43:00Z">
        <w:r>
          <w:t xml:space="preserve"> («</w:t>
        </w:r>
        <w:r>
          <w:rPr>
            <w:lang w:val="en-US"/>
          </w:rPr>
          <w:t>Layer</w:t>
        </w:r>
        <w:r>
          <w:t>»)</w:t>
        </w:r>
        <w:r w:rsidRPr="00FC7473">
          <w:rPr>
            <w:rPrChange w:id="602" w:author="AdminNB" w:date="2023-05-10T00:43:00Z">
              <w:rPr>
                <w:lang w:val="en-US"/>
              </w:rPr>
            </w:rPrChange>
          </w:rPr>
          <w:t xml:space="preserve">. </w:t>
        </w:r>
        <w:r>
          <w:t>Объекту на изображении выше присвоены компоненты «</w:t>
        </w:r>
      </w:ins>
      <w:ins w:id="603" w:author="AdminNB" w:date="2023-05-10T00:44:00Z">
        <w:r>
          <w:rPr>
            <w:lang w:val="en-US"/>
          </w:rPr>
          <w:t>Transform</w:t>
        </w:r>
        <w:r>
          <w:t>», «</w:t>
        </w:r>
        <w:r>
          <w:rPr>
            <w:lang w:val="en-US"/>
          </w:rPr>
          <w:t>Capsule</w:t>
        </w:r>
        <w:r>
          <w:t xml:space="preserve"> (</w:t>
        </w:r>
        <w:r>
          <w:rPr>
            <w:lang w:val="en-US"/>
          </w:rPr>
          <w:t>Mesh</w:t>
        </w:r>
        <w:r w:rsidRPr="00FC7473">
          <w:rPr>
            <w:rPrChange w:id="604" w:author="AdminNB" w:date="2023-05-10T00:44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Filter</w:t>
        </w:r>
        <w:r w:rsidRPr="00FC7473">
          <w:rPr>
            <w:rPrChange w:id="605" w:author="AdminNB" w:date="2023-05-10T00:44:00Z">
              <w:rPr>
                <w:lang w:val="en-US"/>
              </w:rPr>
            </w:rPrChange>
          </w:rPr>
          <w:t>)</w:t>
        </w:r>
        <w:r>
          <w:t>»</w:t>
        </w:r>
        <w:r w:rsidRPr="00FC7473">
          <w:rPr>
            <w:rPrChange w:id="606" w:author="AdminNB" w:date="2023-05-10T00:44:00Z">
              <w:rPr>
                <w:lang w:val="en-US"/>
              </w:rPr>
            </w:rPrChange>
          </w:rPr>
          <w:t xml:space="preserve"> </w:t>
        </w:r>
        <w:r>
          <w:t>и «</w:t>
        </w:r>
        <w:r>
          <w:rPr>
            <w:lang w:val="en-US"/>
          </w:rPr>
          <w:t>Mesh</w:t>
        </w:r>
        <w:r w:rsidRPr="00FC7473">
          <w:rPr>
            <w:rPrChange w:id="607" w:author="AdminNB" w:date="2023-05-10T00:44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Renderer</w:t>
        </w:r>
        <w:r>
          <w:t>».</w:t>
        </w:r>
      </w:ins>
    </w:p>
    <w:p w14:paraId="3581B1E8" w14:textId="0ECC9D8A" w:rsidR="00FC7473" w:rsidRDefault="00FC7473">
      <w:pPr>
        <w:spacing w:line="240" w:lineRule="auto"/>
        <w:ind w:firstLine="0"/>
        <w:contextualSpacing w:val="0"/>
        <w:jc w:val="left"/>
        <w:rPr>
          <w:ins w:id="608" w:author="AdminNB" w:date="2023-05-10T00:44:00Z"/>
        </w:rPr>
      </w:pPr>
      <w:ins w:id="609" w:author="AdminNB" w:date="2023-05-10T00:44:00Z">
        <w:r>
          <w:br w:type="page"/>
        </w:r>
      </w:ins>
    </w:p>
    <w:p w14:paraId="5AC46DD4" w14:textId="3FCF6967" w:rsidR="00FC7473" w:rsidRPr="00FC7473" w:rsidDel="00FC7473" w:rsidRDefault="00FC7473">
      <w:pPr>
        <w:rPr>
          <w:del w:id="610" w:author="AdminNB" w:date="2023-05-10T00:45:00Z"/>
          <w:rPrChange w:id="611" w:author="AdminNB" w:date="2023-05-10T00:44:00Z">
            <w:rPr>
              <w:del w:id="612" w:author="AdminNB" w:date="2023-05-10T00:45:00Z"/>
              <w:noProof/>
            </w:rPr>
          </w:rPrChange>
        </w:rPr>
        <w:pPrChange w:id="613" w:author="AdminNB" w:date="2023-05-10T00:40:00Z">
          <w:pPr>
            <w:pStyle w:val="afff3"/>
          </w:pPr>
        </w:pPrChange>
      </w:pPr>
    </w:p>
    <w:p w14:paraId="7F9FBDE5" w14:textId="0D215817" w:rsidR="00FC7473" w:rsidRDefault="00FC1B08" w:rsidP="000772EE">
      <w:pPr>
        <w:rPr>
          <w:ins w:id="614" w:author="AdminNB" w:date="2023-05-10T00:45:00Z"/>
        </w:rPr>
      </w:pPr>
      <w:r w:rsidRPr="00A66FE2">
        <w:t xml:space="preserve">С помощью </w:t>
      </w:r>
      <w:del w:id="615" w:author="AdminNB" w:date="2023-05-10T00:45:00Z">
        <w:r w:rsidRPr="00A66FE2" w:rsidDel="00FC7473">
          <w:delText xml:space="preserve">окна </w:delText>
        </w:r>
      </w:del>
      <w:ins w:id="616" w:author="AdminNB" w:date="2023-05-10T00:45:00Z">
        <w:r w:rsidR="00FC7473">
          <w:t>панели</w:t>
        </w:r>
        <w:r w:rsidR="00FC7473" w:rsidRPr="00A66FE2">
          <w:t xml:space="preserve"> </w:t>
        </w:r>
      </w:ins>
      <w:r w:rsidRPr="00A66FE2">
        <w:rPr>
          <w:lang w:val="en-US"/>
        </w:rPr>
        <w:t>Project</w:t>
      </w:r>
      <w:r w:rsidRPr="00A66FE2">
        <w:t xml:space="preserve"> можно взаи</w:t>
      </w:r>
      <w:r w:rsidR="003722F4">
        <w:t>мо</w:t>
      </w:r>
      <w:r w:rsidR="00FD5C51">
        <w:t>действовать с файлами проекта и</w:t>
      </w:r>
      <w:r w:rsidRPr="00A66FE2">
        <w:t xml:space="preserve"> </w:t>
      </w:r>
      <w:r w:rsidR="00C95542" w:rsidRPr="00A66FE2">
        <w:t>библиотеками.</w:t>
      </w:r>
      <w:r w:rsidR="004200F0" w:rsidRPr="00A66FE2">
        <w:t xml:space="preserve"> </w:t>
      </w:r>
      <w:ins w:id="617" w:author="AdminNB" w:date="2023-05-10T00:45:00Z">
        <w:r w:rsidR="00FC7473">
          <w:t>Панель представляет собой упрощенный файловый менеджер</w:t>
        </w:r>
      </w:ins>
      <w:ins w:id="618" w:author="AdminNB" w:date="2023-05-10T00:46:00Z">
        <w:r w:rsidR="00FC7473">
          <w:t>, и в работе аналогичен</w:t>
        </w:r>
      </w:ins>
      <w:ins w:id="619" w:author="AdminNB" w:date="2023-05-10T00:47:00Z">
        <w:r w:rsidR="00FC7473">
          <w:t xml:space="preserve"> </w:t>
        </w:r>
      </w:ins>
      <w:ins w:id="620" w:author="AdminNB" w:date="2023-05-10T00:48:00Z">
        <w:r w:rsidR="00FC7473">
          <w:t>файловым менеджерам, встроенным в систему</w:t>
        </w:r>
      </w:ins>
      <w:ins w:id="621" w:author="AdminNB" w:date="2023-05-10T00:46:00Z">
        <w:r w:rsidR="00FC7473">
          <w:t>.</w:t>
        </w:r>
      </w:ins>
    </w:p>
    <w:p w14:paraId="11C24C7D" w14:textId="26A08932" w:rsidR="000772EE" w:rsidRDefault="00FC7473" w:rsidP="000772EE">
      <w:ins w:id="622" w:author="AdminNB" w:date="2023-05-10T00:45:00Z">
        <w:r>
          <w:t xml:space="preserve">Панель </w:t>
        </w:r>
      </w:ins>
      <w:r w:rsidR="004200F0" w:rsidRPr="00A66FE2">
        <w:rPr>
          <w:lang w:val="en-US"/>
        </w:rPr>
        <w:t>Console</w:t>
      </w:r>
      <w:r w:rsidR="004200F0" w:rsidRPr="00A66FE2">
        <w:t xml:space="preserve"> используется для отображения ошибок</w:t>
      </w:r>
      <w:r w:rsidR="00FC662C">
        <w:t>,</w:t>
      </w:r>
      <w:r w:rsidR="004200F0" w:rsidRPr="00A66FE2">
        <w:t xml:space="preserve"> </w:t>
      </w:r>
      <w:r w:rsidR="00FC662C" w:rsidRPr="00A66FE2">
        <w:t>появляющихся при компиляции скриптов</w:t>
      </w:r>
      <w:r w:rsidR="00C36421">
        <w:t xml:space="preserve"> и</w:t>
      </w:r>
      <w:r w:rsidR="00FC662C" w:rsidRPr="00A66FE2">
        <w:t xml:space="preserve"> во время игры</w:t>
      </w:r>
      <w:r w:rsidR="006F64EB">
        <w:t>,</w:t>
      </w:r>
      <w:r w:rsidR="004200F0" w:rsidRPr="00A66FE2">
        <w:t xml:space="preserve"> а также для вывода пользовательской информации во время </w:t>
      </w:r>
      <w:r w:rsidR="005B6A89" w:rsidRPr="00A66FE2">
        <w:t>выполнения</w:t>
      </w:r>
      <w:r w:rsidR="004200F0" w:rsidRPr="00A66FE2">
        <w:t xml:space="preserve"> скриптов.</w:t>
      </w:r>
    </w:p>
    <w:p w14:paraId="6B4F958B" w14:textId="41B9C4F6" w:rsidR="001F70B8" w:rsidRPr="00CE7B5E" w:rsidRDefault="00CE7B5E" w:rsidP="000772EE">
      <w:r w:rsidRPr="00414A59"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062AFDEE" wp14:editId="7F478A2A">
            <wp:simplePos x="0" y="0"/>
            <wp:positionH relativeFrom="margin">
              <wp:posOffset>62230</wp:posOffset>
            </wp:positionH>
            <wp:positionV relativeFrom="paragraph">
              <wp:posOffset>1581785</wp:posOffset>
            </wp:positionV>
            <wp:extent cx="6014085" cy="3067685"/>
            <wp:effectExtent l="0" t="0" r="571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4658" w:rsidRPr="00A66FE2">
        <w:t>Отображение сцены со всеми объектами, находящимися в ней</w:t>
      </w:r>
      <w:r w:rsidR="00EC7FB0" w:rsidRPr="00A66FE2">
        <w:t>,</w:t>
      </w:r>
      <w:r w:rsidR="002F4658" w:rsidRPr="00A66FE2">
        <w:t xml:space="preserve"> </w:t>
      </w:r>
      <w:r w:rsidR="007F1D42">
        <w:t>расположено</w:t>
      </w:r>
      <w:r w:rsidR="002F4658" w:rsidRPr="00A66FE2">
        <w:t xml:space="preserve"> в </w:t>
      </w:r>
      <w:del w:id="623" w:author="AdminNB" w:date="2023-05-10T00:49:00Z">
        <w:r w:rsidR="002F4658" w:rsidRPr="00A66FE2" w:rsidDel="00CE7B5E">
          <w:delText xml:space="preserve">окне </w:delText>
        </w:r>
      </w:del>
      <w:ins w:id="624" w:author="AdminNB" w:date="2023-05-10T00:49:00Z">
        <w:r>
          <w:t>панели</w:t>
        </w:r>
        <w:r w:rsidRPr="00A66FE2">
          <w:t xml:space="preserve"> </w:t>
        </w:r>
      </w:ins>
      <w:r w:rsidR="002F4658" w:rsidRPr="00A66FE2">
        <w:rPr>
          <w:lang w:val="en-US"/>
        </w:rPr>
        <w:t>Scene</w:t>
      </w:r>
      <w:r w:rsidR="002F4658" w:rsidRPr="00A66FE2">
        <w:t xml:space="preserve">, где можно манипулировать объектами с помощью инструментов перемещения, поворота, </w:t>
      </w:r>
      <w:r w:rsidR="000E6DEB">
        <w:t>масштабирован</w:t>
      </w:r>
      <w:r w:rsidR="000E6DEB" w:rsidRPr="00626B4F">
        <w:t>ия</w:t>
      </w:r>
      <w:r w:rsidR="002F4658" w:rsidRPr="00626B4F">
        <w:t xml:space="preserve"> </w:t>
      </w:r>
      <w:r w:rsidR="009D7CC1" w:rsidRPr="00626B4F">
        <w:t>и другие</w:t>
      </w:r>
      <w:r w:rsidR="002F4658" w:rsidRPr="00626B4F">
        <w:t xml:space="preserve">. </w:t>
      </w:r>
      <w:r w:rsidR="002F4658" w:rsidRPr="00A66FE2">
        <w:t xml:space="preserve">То, как игра будет выглядеть для </w:t>
      </w:r>
      <w:r w:rsidR="00DE2D6B" w:rsidRPr="00A66FE2">
        <w:t xml:space="preserve">конечного </w:t>
      </w:r>
      <w:r w:rsidR="002F4658" w:rsidRPr="00A66FE2">
        <w:t>пользователя</w:t>
      </w:r>
      <w:r w:rsidR="00DE2D6B" w:rsidRPr="00A66FE2">
        <w:t>,</w:t>
      </w:r>
      <w:r w:rsidR="002F4658" w:rsidRPr="00A66FE2">
        <w:t xml:space="preserve"> находится в </w:t>
      </w:r>
      <w:r w:rsidR="00A41E9E" w:rsidRPr="00A66FE2">
        <w:t xml:space="preserve">окне </w:t>
      </w:r>
      <w:r w:rsidR="002F4658" w:rsidRPr="00A66FE2">
        <w:rPr>
          <w:lang w:val="en-US"/>
        </w:rPr>
        <w:t>Game</w:t>
      </w:r>
      <w:r w:rsidR="00417421" w:rsidRPr="00A66FE2">
        <w:t>, где происходит сам игровой процесс</w:t>
      </w:r>
      <w:r w:rsidR="00D56DBB" w:rsidRPr="00A66FE2">
        <w:t xml:space="preserve"> при запуске</w:t>
      </w:r>
      <w:r w:rsidR="00417421" w:rsidRPr="00A66FE2">
        <w:t>.</w:t>
      </w:r>
      <w:r w:rsidR="00D56DBB" w:rsidRPr="00A66FE2">
        <w:t xml:space="preserve"> </w:t>
      </w:r>
      <w:ins w:id="625" w:author="AdminNB" w:date="2023-05-10T00:49:00Z">
        <w:r>
          <w:t>На рисунке 1.</w:t>
        </w:r>
      </w:ins>
      <w:ins w:id="626" w:author="AdminNB" w:date="2023-05-10T20:20:00Z">
        <w:r w:rsidR="003B05CD">
          <w:t>5</w:t>
        </w:r>
      </w:ins>
      <w:ins w:id="627" w:author="AdminNB" w:date="2023-05-10T00:49:00Z">
        <w:r w:rsidRPr="00CE7B5E">
          <w:rPr>
            <w:rPrChange w:id="628" w:author="AdminNB" w:date="2023-05-10T00:50:00Z">
              <w:rPr>
                <w:lang w:val="en-US"/>
              </w:rPr>
            </w:rPrChange>
          </w:rPr>
          <w:t xml:space="preserve"> </w:t>
        </w:r>
        <w:r>
          <w:t xml:space="preserve">представлен внешний вид панели </w:t>
        </w:r>
        <w:r>
          <w:rPr>
            <w:lang w:val="en-US"/>
          </w:rPr>
          <w:t>Scene</w:t>
        </w:r>
        <w:r w:rsidRPr="00CE7B5E">
          <w:rPr>
            <w:rPrChange w:id="629" w:author="AdminNB" w:date="2023-05-10T00:50:00Z">
              <w:rPr>
                <w:lang w:val="en-US"/>
              </w:rPr>
            </w:rPrChange>
          </w:rPr>
          <w:t xml:space="preserve"> </w:t>
        </w:r>
      </w:ins>
      <w:ins w:id="630" w:author="AdminNB" w:date="2023-05-10T00:50:00Z">
        <w:r>
          <w:t xml:space="preserve">нового проекта </w:t>
        </w:r>
        <w:r>
          <w:rPr>
            <w:lang w:val="en-US"/>
          </w:rPr>
          <w:t>Unity</w:t>
        </w:r>
        <w:r w:rsidRPr="00CE7B5E">
          <w:rPr>
            <w:rPrChange w:id="631" w:author="AdminNB" w:date="2023-05-10T00:50:00Z">
              <w:rPr>
                <w:lang w:val="en-US"/>
              </w:rPr>
            </w:rPrChange>
          </w:rPr>
          <w:t>.</w:t>
        </w:r>
      </w:ins>
    </w:p>
    <w:p w14:paraId="311B7E7A" w14:textId="5860B63A" w:rsidR="00CF22A8" w:rsidRPr="00A7340B" w:rsidRDefault="00CF22A8" w:rsidP="008D7ED7">
      <w:pPr>
        <w:pStyle w:val="afff3"/>
        <w:rPr>
          <w:ins w:id="632" w:author="AdminNB" w:date="2023-05-10T00:50:00Z"/>
          <w:rPrChange w:id="633" w:author="AdminNB" w:date="2023-05-10T20:44:00Z">
            <w:rPr>
              <w:ins w:id="634" w:author="AdminNB" w:date="2023-05-10T00:50:00Z"/>
            </w:rPr>
          </w:rPrChange>
        </w:rPr>
      </w:pPr>
      <w:r w:rsidRPr="00084B77">
        <w:t>Р</w:t>
      </w:r>
      <w:r w:rsidR="005417CF" w:rsidRPr="005F3436">
        <w:t>исунок 1.</w:t>
      </w:r>
      <w:del w:id="635" w:author="AdminNB" w:date="2023-05-10T20:20:00Z">
        <w:r w:rsidR="005417CF" w:rsidRPr="00A7340B" w:rsidDel="003B05CD">
          <w:rPr>
            <w:rPrChange w:id="636" w:author="AdminNB" w:date="2023-05-10T20:44:00Z">
              <w:rPr/>
            </w:rPrChange>
          </w:rPr>
          <w:delText>6</w:delText>
        </w:r>
      </w:del>
      <w:ins w:id="637" w:author="AdminNB" w:date="2023-05-10T20:20:00Z">
        <w:r w:rsidR="003B05CD" w:rsidRPr="00A7340B">
          <w:rPr>
            <w:rPrChange w:id="638" w:author="AdminNB" w:date="2023-05-10T20:44:00Z">
              <w:rPr/>
            </w:rPrChange>
          </w:rPr>
          <w:t>5</w:t>
        </w:r>
      </w:ins>
      <w:r w:rsidRPr="00A7340B">
        <w:rPr>
          <w:rPrChange w:id="639" w:author="AdminNB" w:date="2023-05-10T20:44:00Z">
            <w:rPr/>
          </w:rPrChange>
        </w:rPr>
        <w:t xml:space="preserve"> – Окно сцены </w:t>
      </w:r>
    </w:p>
    <w:p w14:paraId="7D6CA4C2" w14:textId="738AC5DE" w:rsidR="00CE7B5E" w:rsidRPr="00A7340B" w:rsidRDefault="00793226">
      <w:pPr>
        <w:rPr>
          <w:ins w:id="640" w:author="AdminNB" w:date="2023-05-10T00:52:00Z"/>
          <w:rPrChange w:id="641" w:author="AdminNB" w:date="2023-05-10T20:44:00Z">
            <w:rPr>
              <w:ins w:id="642" w:author="AdminNB" w:date="2023-05-10T00:52:00Z"/>
              <w:color w:val="FF0000"/>
            </w:rPr>
          </w:rPrChange>
        </w:rPr>
        <w:pPrChange w:id="643" w:author="AdminNB" w:date="2023-05-10T00:50:00Z">
          <w:pPr>
            <w:pStyle w:val="afff3"/>
          </w:pPr>
        </w:pPrChange>
      </w:pPr>
      <w:ins w:id="644" w:author="AdminNB" w:date="2023-05-10T20:21:00Z">
        <w:r w:rsidRPr="00A7340B">
          <w:rPr>
            <w:rPrChange w:id="645" w:author="AdminNB" w:date="2023-05-10T20:44:00Z">
              <w:rPr>
                <w:color w:val="FF0000"/>
              </w:rPr>
            </w:rPrChange>
          </w:rPr>
          <w:t>На изображении выше в левой части панели расположены</w:t>
        </w:r>
      </w:ins>
      <w:ins w:id="646" w:author="AdminNB" w:date="2023-05-10T20:38:00Z">
        <w:r w:rsidR="00A965D8" w:rsidRPr="00A7340B">
          <w:rPr>
            <w:rPrChange w:id="647" w:author="AdminNB" w:date="2023-05-10T20:44:00Z">
              <w:rPr>
                <w:color w:val="FF0000"/>
              </w:rPr>
            </w:rPrChange>
          </w:rPr>
          <w:t xml:space="preserve"> следующие </w:t>
        </w:r>
      </w:ins>
      <w:ins w:id="648" w:author="AdminNB" w:date="2023-05-10T20:21:00Z">
        <w:r w:rsidRPr="00A7340B">
          <w:rPr>
            <w:rPrChange w:id="649" w:author="AdminNB" w:date="2023-05-10T20:44:00Z">
              <w:rPr>
                <w:color w:val="FF0000"/>
              </w:rPr>
            </w:rPrChange>
          </w:rPr>
          <w:t>инструменты</w:t>
        </w:r>
      </w:ins>
      <w:ins w:id="650" w:author="AdminNB" w:date="2023-05-10T20:38:00Z">
        <w:r w:rsidR="00A965D8" w:rsidRPr="00A7340B">
          <w:rPr>
            <w:rPrChange w:id="651" w:author="AdminNB" w:date="2023-05-10T20:44:00Z">
              <w:rPr>
                <w:color w:val="FF0000"/>
              </w:rPr>
            </w:rPrChange>
          </w:rPr>
          <w:t xml:space="preserve">: </w:t>
        </w:r>
      </w:ins>
      <w:ins w:id="652" w:author="AdminNB" w:date="2023-05-10T20:39:00Z">
        <w:r w:rsidR="00A965D8" w:rsidRPr="00A7340B">
          <w:rPr>
            <w:lang w:val="en-US"/>
            <w:rPrChange w:id="653" w:author="AdminNB" w:date="2023-05-10T20:44:00Z">
              <w:rPr>
                <w:color w:val="FF0000"/>
                <w:lang w:val="en-US"/>
              </w:rPr>
            </w:rPrChange>
          </w:rPr>
          <w:t>Move</w:t>
        </w:r>
        <w:r w:rsidR="00A965D8" w:rsidRPr="00A7340B">
          <w:rPr>
            <w:rPrChange w:id="654" w:author="AdminNB" w:date="2023-05-10T20:44:00Z">
              <w:rPr>
                <w:color w:val="FF0000"/>
                <w:lang w:val="en-US"/>
              </w:rPr>
            </w:rPrChange>
          </w:rPr>
          <w:t xml:space="preserve"> </w:t>
        </w:r>
        <w:r w:rsidR="00A965D8" w:rsidRPr="00A7340B">
          <w:rPr>
            <w:lang w:val="en-US"/>
            <w:rPrChange w:id="655" w:author="AdminNB" w:date="2023-05-10T20:44:00Z">
              <w:rPr>
                <w:color w:val="FF0000"/>
                <w:lang w:val="en-US"/>
              </w:rPr>
            </w:rPrChange>
          </w:rPr>
          <w:t>Tool</w:t>
        </w:r>
        <w:r w:rsidR="00A965D8" w:rsidRPr="00A7340B">
          <w:rPr>
            <w:rPrChange w:id="656" w:author="AdminNB" w:date="2023-05-10T20:44:00Z">
              <w:rPr>
                <w:color w:val="FF0000"/>
              </w:rPr>
            </w:rPrChange>
          </w:rPr>
          <w:t xml:space="preserve"> – для изменения положения игровых объектов</w:t>
        </w:r>
        <w:r w:rsidR="00A965D8" w:rsidRPr="00A7340B">
          <w:rPr>
            <w:rPrChange w:id="657" w:author="AdminNB" w:date="2023-05-10T20:44:00Z">
              <w:rPr>
                <w:color w:val="FF0000"/>
                <w:lang w:val="en-US"/>
              </w:rPr>
            </w:rPrChange>
          </w:rPr>
          <w:t xml:space="preserve">; </w:t>
        </w:r>
        <w:r w:rsidR="00A965D8" w:rsidRPr="00A7340B">
          <w:rPr>
            <w:lang w:val="en-US"/>
            <w:rPrChange w:id="658" w:author="AdminNB" w:date="2023-05-10T20:44:00Z">
              <w:rPr>
                <w:color w:val="FF0000"/>
                <w:lang w:val="en-US"/>
              </w:rPr>
            </w:rPrChange>
          </w:rPr>
          <w:t>Rotate</w:t>
        </w:r>
        <w:r w:rsidR="00A965D8" w:rsidRPr="00A7340B">
          <w:rPr>
            <w:rPrChange w:id="659" w:author="AdminNB" w:date="2023-05-10T20:44:00Z">
              <w:rPr>
                <w:color w:val="FF0000"/>
                <w:lang w:val="en-US"/>
              </w:rPr>
            </w:rPrChange>
          </w:rPr>
          <w:t xml:space="preserve"> </w:t>
        </w:r>
      </w:ins>
      <w:ins w:id="660" w:author="AdminNB" w:date="2023-05-10T20:40:00Z">
        <w:r w:rsidR="00A965D8" w:rsidRPr="00A7340B">
          <w:rPr>
            <w:lang w:val="en-US"/>
            <w:rPrChange w:id="661" w:author="AdminNB" w:date="2023-05-10T20:44:00Z">
              <w:rPr>
                <w:color w:val="FF0000"/>
                <w:lang w:val="en-US"/>
              </w:rPr>
            </w:rPrChange>
          </w:rPr>
          <w:t>Tool</w:t>
        </w:r>
        <w:r w:rsidR="00A965D8" w:rsidRPr="00A7340B">
          <w:rPr>
            <w:rPrChange w:id="662" w:author="AdminNB" w:date="2023-05-10T20:44:00Z">
              <w:rPr>
                <w:color w:val="FF0000"/>
              </w:rPr>
            </w:rPrChange>
          </w:rPr>
          <w:t xml:space="preserve">, предназначенный для изменения угла поворота объектов; </w:t>
        </w:r>
        <w:r w:rsidR="00A965D8" w:rsidRPr="00A7340B">
          <w:rPr>
            <w:lang w:val="en-US"/>
            <w:rPrChange w:id="663" w:author="AdminNB" w:date="2023-05-10T20:44:00Z">
              <w:rPr>
                <w:color w:val="FF0000"/>
                <w:lang w:val="en-US"/>
              </w:rPr>
            </w:rPrChange>
          </w:rPr>
          <w:t>Scale</w:t>
        </w:r>
        <w:r w:rsidR="00A965D8" w:rsidRPr="00A7340B">
          <w:rPr>
            <w:rPrChange w:id="664" w:author="AdminNB" w:date="2023-05-10T20:44:00Z">
              <w:rPr>
                <w:color w:val="FF0000"/>
                <w:lang w:val="en-US"/>
              </w:rPr>
            </w:rPrChange>
          </w:rPr>
          <w:t xml:space="preserve"> </w:t>
        </w:r>
        <w:r w:rsidR="00A965D8" w:rsidRPr="00A7340B">
          <w:rPr>
            <w:lang w:val="en-US"/>
            <w:rPrChange w:id="665" w:author="AdminNB" w:date="2023-05-10T20:44:00Z">
              <w:rPr>
                <w:color w:val="FF0000"/>
                <w:lang w:val="en-US"/>
              </w:rPr>
            </w:rPrChange>
          </w:rPr>
          <w:t>Tool</w:t>
        </w:r>
        <w:r w:rsidR="00A965D8" w:rsidRPr="00A7340B">
          <w:rPr>
            <w:rPrChange w:id="666" w:author="AdminNB" w:date="2023-05-10T20:44:00Z">
              <w:rPr>
                <w:color w:val="FF0000"/>
              </w:rPr>
            </w:rPrChange>
          </w:rPr>
          <w:t xml:space="preserve">, используемый при </w:t>
        </w:r>
      </w:ins>
      <w:ins w:id="667" w:author="AdminNB" w:date="2023-05-10T20:44:00Z">
        <w:r w:rsidR="003175D4" w:rsidRPr="00084B77">
          <w:t>масштабировании</w:t>
        </w:r>
      </w:ins>
      <w:ins w:id="668" w:author="AdminNB" w:date="2023-05-10T20:41:00Z">
        <w:r w:rsidR="00A965D8" w:rsidRPr="00A7340B">
          <w:rPr>
            <w:rPrChange w:id="669" w:author="AdminNB" w:date="2023-05-10T20:44:00Z">
              <w:rPr>
                <w:color w:val="FF0000"/>
              </w:rPr>
            </w:rPrChange>
          </w:rPr>
          <w:t xml:space="preserve">; </w:t>
        </w:r>
      </w:ins>
      <w:ins w:id="670" w:author="AdminNB" w:date="2023-05-10T20:43:00Z">
        <w:r w:rsidR="00A965D8" w:rsidRPr="00A7340B">
          <w:rPr>
            <w:lang w:val="en-US"/>
            <w:rPrChange w:id="671" w:author="AdminNB" w:date="2023-05-10T20:44:00Z">
              <w:rPr>
                <w:color w:val="FF0000"/>
                <w:lang w:val="en-US"/>
              </w:rPr>
            </w:rPrChange>
          </w:rPr>
          <w:t>Transform</w:t>
        </w:r>
        <w:r w:rsidR="00A965D8" w:rsidRPr="00A7340B">
          <w:rPr>
            <w:rPrChange w:id="672" w:author="AdminNB" w:date="2023-05-10T20:44:00Z">
              <w:rPr>
                <w:color w:val="FF0000"/>
                <w:lang w:val="en-US"/>
              </w:rPr>
            </w:rPrChange>
          </w:rPr>
          <w:t xml:space="preserve"> </w:t>
        </w:r>
        <w:r w:rsidR="00A965D8" w:rsidRPr="00A7340B">
          <w:rPr>
            <w:lang w:val="en-US"/>
            <w:rPrChange w:id="673" w:author="AdminNB" w:date="2023-05-10T20:44:00Z">
              <w:rPr>
                <w:color w:val="FF0000"/>
                <w:lang w:val="en-US"/>
              </w:rPr>
            </w:rPrChange>
          </w:rPr>
          <w:t>Tool</w:t>
        </w:r>
        <w:r w:rsidR="00A965D8" w:rsidRPr="00A7340B">
          <w:rPr>
            <w:rPrChange w:id="674" w:author="AdminNB" w:date="2023-05-10T20:44:00Z">
              <w:rPr>
                <w:color w:val="FF0000"/>
              </w:rPr>
            </w:rPrChange>
          </w:rPr>
          <w:t xml:space="preserve">, объединяющий в себе функционал упомянутых выше инструментов; </w:t>
        </w:r>
      </w:ins>
      <w:proofErr w:type="spellStart"/>
      <w:ins w:id="675" w:author="AdminNB" w:date="2023-05-10T20:41:00Z">
        <w:r w:rsidR="00A965D8" w:rsidRPr="00A7340B">
          <w:rPr>
            <w:lang w:val="en-US"/>
            <w:rPrChange w:id="676" w:author="AdminNB" w:date="2023-05-10T20:44:00Z">
              <w:rPr>
                <w:color w:val="FF0000"/>
                <w:lang w:val="en-US"/>
              </w:rPr>
            </w:rPrChange>
          </w:rPr>
          <w:t>Rect</w:t>
        </w:r>
        <w:proofErr w:type="spellEnd"/>
        <w:r w:rsidR="00A965D8" w:rsidRPr="00A7340B">
          <w:rPr>
            <w:rPrChange w:id="677" w:author="AdminNB" w:date="2023-05-10T20:44:00Z">
              <w:rPr>
                <w:color w:val="FF0000"/>
                <w:lang w:val="en-US"/>
              </w:rPr>
            </w:rPrChange>
          </w:rPr>
          <w:t xml:space="preserve"> </w:t>
        </w:r>
        <w:r w:rsidR="00A965D8" w:rsidRPr="00A7340B">
          <w:rPr>
            <w:lang w:val="en-US"/>
            <w:rPrChange w:id="678" w:author="AdminNB" w:date="2023-05-10T20:44:00Z">
              <w:rPr>
                <w:color w:val="FF0000"/>
                <w:lang w:val="en-US"/>
              </w:rPr>
            </w:rPrChange>
          </w:rPr>
          <w:t>Tool</w:t>
        </w:r>
        <w:r w:rsidR="00A965D8" w:rsidRPr="00A7340B">
          <w:rPr>
            <w:rPrChange w:id="679" w:author="AdminNB" w:date="2023-05-10T20:44:00Z">
              <w:rPr>
                <w:color w:val="FF0000"/>
                <w:lang w:val="en-US"/>
              </w:rPr>
            </w:rPrChange>
          </w:rPr>
          <w:t xml:space="preserve"> </w:t>
        </w:r>
        <w:r w:rsidR="00A965D8" w:rsidRPr="00A7340B">
          <w:rPr>
            <w:rPrChange w:id="680" w:author="AdminNB" w:date="2023-05-10T20:44:00Z">
              <w:rPr>
                <w:color w:val="FF0000"/>
              </w:rPr>
            </w:rPrChange>
          </w:rPr>
          <w:t xml:space="preserve">для </w:t>
        </w:r>
      </w:ins>
      <w:ins w:id="681" w:author="AdminNB" w:date="2023-05-10T20:42:00Z">
        <w:r w:rsidR="00A965D8" w:rsidRPr="00A7340B">
          <w:rPr>
            <w:rPrChange w:id="682" w:author="AdminNB" w:date="2023-05-10T20:44:00Z">
              <w:rPr>
                <w:color w:val="FF0000"/>
              </w:rPr>
            </w:rPrChange>
          </w:rPr>
          <w:t>манипуляции над элементами пользовательского интерфейса</w:t>
        </w:r>
      </w:ins>
      <w:ins w:id="683" w:author="AdminNB" w:date="2023-05-10T20:44:00Z">
        <w:r w:rsidR="00382BF1" w:rsidRPr="00A7340B">
          <w:rPr>
            <w:rPrChange w:id="684" w:author="AdminNB" w:date="2023-05-10T20:44:00Z">
              <w:rPr>
                <w:color w:val="FF0000"/>
              </w:rPr>
            </w:rPrChange>
          </w:rPr>
          <w:t xml:space="preserve"> и </w:t>
        </w:r>
        <w:r w:rsidR="00382BF1" w:rsidRPr="00A7340B">
          <w:rPr>
            <w:lang w:val="en-US"/>
            <w:rPrChange w:id="685" w:author="AdminNB" w:date="2023-05-10T20:44:00Z">
              <w:rPr>
                <w:color w:val="FF0000"/>
                <w:lang w:val="en-US"/>
              </w:rPr>
            </w:rPrChange>
          </w:rPr>
          <w:t>View</w:t>
        </w:r>
        <w:r w:rsidR="00382BF1" w:rsidRPr="00A7340B">
          <w:rPr>
            <w:rPrChange w:id="686" w:author="AdminNB" w:date="2023-05-10T20:44:00Z">
              <w:rPr>
                <w:color w:val="FF0000"/>
              </w:rPr>
            </w:rPrChange>
          </w:rPr>
          <w:t xml:space="preserve"> </w:t>
        </w:r>
        <w:r w:rsidR="00382BF1" w:rsidRPr="00A7340B">
          <w:rPr>
            <w:lang w:val="en-US"/>
            <w:rPrChange w:id="687" w:author="AdminNB" w:date="2023-05-10T20:44:00Z">
              <w:rPr>
                <w:color w:val="FF0000"/>
                <w:lang w:val="en-US"/>
              </w:rPr>
            </w:rPrChange>
          </w:rPr>
          <w:t>Tool</w:t>
        </w:r>
        <w:r w:rsidR="00382BF1" w:rsidRPr="00A7340B">
          <w:rPr>
            <w:rPrChange w:id="688" w:author="AdminNB" w:date="2023-05-10T20:44:00Z">
              <w:rPr>
                <w:color w:val="FF0000"/>
              </w:rPr>
            </w:rPrChange>
          </w:rPr>
          <w:t>, используемый для навигации внутри сцены;</w:t>
        </w:r>
      </w:ins>
    </w:p>
    <w:p w14:paraId="569D15B9" w14:textId="7E07DC0B" w:rsidR="00CE7B5E" w:rsidRDefault="00CE7B5E">
      <w:pPr>
        <w:spacing w:line="240" w:lineRule="auto"/>
        <w:ind w:firstLine="0"/>
        <w:contextualSpacing w:val="0"/>
        <w:jc w:val="left"/>
        <w:rPr>
          <w:ins w:id="689" w:author="AdminNB" w:date="2023-05-10T00:52:00Z"/>
          <w:color w:val="FF0000"/>
        </w:rPr>
      </w:pPr>
      <w:ins w:id="690" w:author="AdminNB" w:date="2023-05-10T00:52:00Z">
        <w:r>
          <w:rPr>
            <w:color w:val="FF0000"/>
          </w:rPr>
          <w:br w:type="page"/>
        </w:r>
      </w:ins>
    </w:p>
    <w:p w14:paraId="0E919C9E" w14:textId="5D59A6DF" w:rsidR="00CE7B5E" w:rsidRPr="00CE7B5E" w:rsidDel="00CE7B5E" w:rsidRDefault="00CE7B5E">
      <w:pPr>
        <w:rPr>
          <w:del w:id="691" w:author="AdminNB" w:date="2023-05-10T00:52:00Z"/>
          <w:color w:val="FF0000"/>
          <w:rPrChange w:id="692" w:author="AdminNB" w:date="2023-05-10T00:51:00Z">
            <w:rPr>
              <w:del w:id="693" w:author="AdminNB" w:date="2023-05-10T00:52:00Z"/>
              <w:noProof/>
            </w:rPr>
          </w:rPrChange>
        </w:rPr>
        <w:pPrChange w:id="694" w:author="AdminNB" w:date="2023-05-10T00:50:00Z">
          <w:pPr>
            <w:pStyle w:val="afff3"/>
          </w:pPr>
        </w:pPrChange>
      </w:pPr>
      <w:bookmarkStart w:id="695" w:name="_Toc134632473"/>
      <w:bookmarkEnd w:id="695"/>
    </w:p>
    <w:p w14:paraId="3EDBCBF5" w14:textId="1D21EF39" w:rsidR="00DF1151" w:rsidRPr="00FA26B5" w:rsidRDefault="00DF1151" w:rsidP="003B2DCF">
      <w:pPr>
        <w:pStyle w:val="141"/>
        <w:ind w:left="2552"/>
        <w:rPr>
          <w:lang w:val="ru-RU"/>
          <w:rPrChange w:id="696" w:author="AdminNB" w:date="2023-05-10T02:12:00Z">
            <w:rPr/>
          </w:rPrChange>
        </w:rPr>
      </w:pPr>
      <w:bookmarkStart w:id="697" w:name="_Toc134632474"/>
      <w:r>
        <w:rPr>
          <w:lang w:val="ru-RU"/>
        </w:rPr>
        <w:t xml:space="preserve">Базовые компоненты </w:t>
      </w:r>
      <w:ins w:id="698" w:author="AdminNB" w:date="2023-05-10T02:13:00Z">
        <w:r w:rsidR="00FA26B5">
          <w:rPr>
            <w:lang w:val="ru-RU"/>
          </w:rPr>
          <w:t xml:space="preserve">объектов </w:t>
        </w:r>
      </w:ins>
      <w:r>
        <w:rPr>
          <w:lang w:val="ru-RU"/>
        </w:rPr>
        <w:t>и сценарии</w:t>
      </w:r>
      <w:ins w:id="699" w:author="AdminNB" w:date="2023-05-10T02:12:00Z">
        <w:r w:rsidR="00FA26B5">
          <w:rPr>
            <w:lang w:val="ru-RU"/>
          </w:rPr>
          <w:t xml:space="preserve">. </w:t>
        </w:r>
      </w:ins>
      <w:ins w:id="700" w:author="AdminNB" w:date="2023-05-10T02:14:00Z">
        <w:r w:rsidR="00FA26B5">
          <w:rPr>
            <w:lang w:val="ru-RU"/>
          </w:rPr>
          <w:t>Торговая площадка</w:t>
        </w:r>
      </w:ins>
      <w:ins w:id="701" w:author="AdminNB" w:date="2023-05-10T02:13:00Z">
        <w:r w:rsidR="00FA26B5">
          <w:rPr>
            <w:lang w:val="ru-RU"/>
          </w:rPr>
          <w:t xml:space="preserve"> </w:t>
        </w:r>
      </w:ins>
      <w:ins w:id="702" w:author="AdminNB" w:date="2023-05-10T02:12:00Z">
        <w:r w:rsidR="00FA26B5">
          <w:t>Unity</w:t>
        </w:r>
        <w:r w:rsidR="00FA26B5" w:rsidRPr="00FA26B5">
          <w:rPr>
            <w:lang w:val="ru-RU"/>
            <w:rPrChange w:id="703" w:author="AdminNB" w:date="2023-05-10T02:12:00Z">
              <w:rPr/>
            </w:rPrChange>
          </w:rPr>
          <w:t xml:space="preserve"> </w:t>
        </w:r>
        <w:r w:rsidR="00FA26B5">
          <w:t>Asset</w:t>
        </w:r>
        <w:r w:rsidR="00FA26B5" w:rsidRPr="00FA26B5">
          <w:rPr>
            <w:lang w:val="ru-RU"/>
            <w:rPrChange w:id="704" w:author="AdminNB" w:date="2023-05-10T02:13:00Z">
              <w:rPr/>
            </w:rPrChange>
          </w:rPr>
          <w:t xml:space="preserve"> </w:t>
        </w:r>
        <w:r w:rsidR="00FA26B5">
          <w:t>Store</w:t>
        </w:r>
      </w:ins>
      <w:bookmarkEnd w:id="697"/>
    </w:p>
    <w:p w14:paraId="5BC2A285" w14:textId="77777777" w:rsidR="00F41AD7" w:rsidRDefault="00E531A1" w:rsidP="000772EE">
      <w:pPr>
        <w:rPr>
          <w:ins w:id="705" w:author="AdminNB" w:date="2023-05-10T01:23:00Z"/>
        </w:rPr>
      </w:pPr>
      <w:r>
        <w:t>Редактор</w:t>
      </w:r>
      <w:r w:rsidR="00842BC1" w:rsidRPr="00A66FE2">
        <w:t xml:space="preserve"> </w:t>
      </w:r>
      <w:r w:rsidR="00842BC1" w:rsidRPr="00A66FE2">
        <w:rPr>
          <w:lang w:val="en-US"/>
        </w:rPr>
        <w:t>Unity</w:t>
      </w:r>
      <w:r w:rsidR="00842BC1" w:rsidRPr="00A66FE2">
        <w:t xml:space="preserve"> дает возможность переключаться на разные </w:t>
      </w:r>
      <w:del w:id="706" w:author="AdminNB" w:date="2023-05-10T01:21:00Z">
        <w:r w:rsidR="00842BC1" w:rsidRPr="00A66FE2" w:rsidDel="00F41AD7">
          <w:delText>способы отображения</w:delText>
        </w:r>
      </w:del>
      <w:ins w:id="707" w:author="AdminNB" w:date="2023-05-10T01:21:00Z">
        <w:r w:rsidR="00F41AD7">
          <w:t>формы представления</w:t>
        </w:r>
      </w:ins>
      <w:r w:rsidR="00842BC1" w:rsidRPr="00A66FE2">
        <w:t xml:space="preserve"> игры: 2</w:t>
      </w:r>
      <w:r w:rsidR="00842BC1" w:rsidRPr="00A66FE2">
        <w:rPr>
          <w:lang w:val="en-US"/>
        </w:rPr>
        <w:t>D</w:t>
      </w:r>
      <w:r w:rsidR="00842BC1" w:rsidRPr="00A66FE2">
        <w:t xml:space="preserve"> и 3</w:t>
      </w:r>
      <w:r w:rsidR="00842BC1" w:rsidRPr="00A66FE2">
        <w:rPr>
          <w:lang w:val="en-US"/>
        </w:rPr>
        <w:t>D</w:t>
      </w:r>
      <w:r w:rsidR="00842BC1" w:rsidRPr="00A66FE2">
        <w:t>.</w:t>
      </w:r>
      <w:del w:id="708" w:author="AdminNB" w:date="2023-05-10T01:23:00Z">
        <w:r w:rsidR="00842BC1" w:rsidRPr="00A66FE2" w:rsidDel="00F41AD7">
          <w:delText xml:space="preserve"> </w:delText>
        </w:r>
      </w:del>
    </w:p>
    <w:p w14:paraId="6FE4F68D" w14:textId="33FBBDEF" w:rsidR="00842BC1" w:rsidRDefault="00842BC1" w:rsidP="000772EE">
      <w:r w:rsidRPr="00A66FE2">
        <w:t>В 2</w:t>
      </w:r>
      <w:r w:rsidRPr="00A66FE2">
        <w:rPr>
          <w:lang w:val="en-US"/>
        </w:rPr>
        <w:t>D</w:t>
      </w:r>
      <w:r w:rsidRPr="00A66FE2">
        <w:t xml:space="preserve"> режиме </w:t>
      </w:r>
      <w:ins w:id="709" w:author="AdminNB" w:date="2023-05-10T01:22:00Z">
        <w:r w:rsidR="00F41AD7">
          <w:t xml:space="preserve">игра </w:t>
        </w:r>
      </w:ins>
      <w:del w:id="710" w:author="AdminNB" w:date="2023-05-10T01:22:00Z">
        <w:r w:rsidRPr="00A66FE2" w:rsidDel="00F41AD7">
          <w:delText>вся графика будет отображаться в виде плоских картинок</w:delText>
        </w:r>
      </w:del>
      <w:ins w:id="711" w:author="AdminNB" w:date="2023-05-10T01:22:00Z">
        <w:r w:rsidR="00F41AD7">
          <w:t>представляется в виде плоских изображений (спрайтов)</w:t>
        </w:r>
      </w:ins>
      <w:del w:id="712" w:author="AdminNB" w:date="2023-05-10T01:22:00Z">
        <w:r w:rsidRPr="00A66FE2" w:rsidDel="00F41AD7">
          <w:delText>, именуемых спрайтами</w:delText>
        </w:r>
      </w:del>
      <w:del w:id="713" w:author="AdminNB" w:date="2023-05-10T01:23:00Z">
        <w:r w:rsidR="004C144A" w:rsidRPr="00A66FE2" w:rsidDel="00F41AD7">
          <w:delText>, в то время как трехмерные модели требуют 3</w:delText>
        </w:r>
        <w:r w:rsidR="004C144A" w:rsidRPr="00A66FE2" w:rsidDel="00F41AD7">
          <w:rPr>
            <w:lang w:val="en-US"/>
          </w:rPr>
          <w:delText>D</w:delText>
        </w:r>
        <w:r w:rsidR="006F08BE" w:rsidDel="00F41AD7">
          <w:delText>-</w:delText>
        </w:r>
        <w:r w:rsidR="002259C7" w:rsidDel="00F41AD7">
          <w:delText>отображение</w:delText>
        </w:r>
      </w:del>
      <w:r w:rsidR="004C144A" w:rsidRPr="00A66FE2">
        <w:t>.</w:t>
      </w:r>
      <w:r w:rsidR="00861993" w:rsidRPr="00A66FE2">
        <w:t xml:space="preserve"> Для того, чтобы </w:t>
      </w:r>
      <w:r w:rsidR="00DE13AE">
        <w:t>присвоить</w:t>
      </w:r>
      <w:r w:rsidR="00861993" w:rsidRPr="00A66FE2">
        <w:t xml:space="preserve"> </w:t>
      </w:r>
      <w:r w:rsidR="00FC2FDF">
        <w:t>изображение</w:t>
      </w:r>
      <w:r w:rsidR="00861993" w:rsidRPr="00A66FE2">
        <w:t xml:space="preserve"> </w:t>
      </w:r>
      <w:r w:rsidR="00DE13AE">
        <w:t>определенному</w:t>
      </w:r>
      <w:r w:rsidR="00861993" w:rsidRPr="00A66FE2">
        <w:t xml:space="preserve"> объект</w:t>
      </w:r>
      <w:r w:rsidR="00E64432">
        <w:t>у</w:t>
      </w:r>
      <w:r w:rsidR="00861993" w:rsidRPr="00A66FE2">
        <w:t xml:space="preserve"> внутри сцены, необходимо добавить </w:t>
      </w:r>
      <w:del w:id="714" w:author="AdminNB" w:date="2023-05-10T01:24:00Z">
        <w:r w:rsidR="007D6048" w:rsidDel="00F41AD7">
          <w:delText>ему</w:delText>
        </w:r>
        <w:r w:rsidR="00861993" w:rsidRPr="00A66FE2" w:rsidDel="00F41AD7">
          <w:delText xml:space="preserve"> </w:delText>
        </w:r>
      </w:del>
      <w:r w:rsidR="00861993" w:rsidRPr="00A66FE2">
        <w:t xml:space="preserve">компонент </w:t>
      </w:r>
      <w:r w:rsidR="00861993" w:rsidRPr="00A66FE2">
        <w:rPr>
          <w:lang w:val="en-US"/>
        </w:rPr>
        <w:t>Sprite</w:t>
      </w:r>
      <w:r w:rsidR="00861993" w:rsidRPr="00A66FE2">
        <w:t xml:space="preserve"> </w:t>
      </w:r>
      <w:r w:rsidR="00861993" w:rsidRPr="00A66FE2">
        <w:rPr>
          <w:lang w:val="en-US"/>
        </w:rPr>
        <w:t>Renderer</w:t>
      </w:r>
      <w:r w:rsidR="00861993" w:rsidRPr="00A66FE2">
        <w:t xml:space="preserve">, и </w:t>
      </w:r>
      <w:del w:id="715" w:author="AdminNB" w:date="2023-05-10T01:25:00Z">
        <w:r w:rsidR="00861993" w:rsidRPr="00A66FE2" w:rsidDel="00F41AD7">
          <w:delText>перетаскиванием(или выбором в выпадающем меню) добавить</w:delText>
        </w:r>
      </w:del>
      <w:ins w:id="716" w:author="AdminNB" w:date="2023-05-10T01:25:00Z">
        <w:r w:rsidR="00F41AD7">
          <w:t>указать</w:t>
        </w:r>
      </w:ins>
      <w:r w:rsidR="00861993" w:rsidRPr="00A66FE2">
        <w:t xml:space="preserve"> в поле </w:t>
      </w:r>
      <w:r w:rsidR="00D71477">
        <w:rPr>
          <w:lang w:val="en-US"/>
        </w:rPr>
        <w:t>Sprite</w:t>
      </w:r>
      <w:r w:rsidR="00D71477" w:rsidRPr="00AE048C">
        <w:t xml:space="preserve"> </w:t>
      </w:r>
      <w:r w:rsidR="00861993" w:rsidRPr="00A66FE2">
        <w:t>нужную картинку.</w:t>
      </w:r>
    </w:p>
    <w:p w14:paraId="0237DFE9" w14:textId="2FB769F8" w:rsidR="00C82F28" w:rsidRPr="00E53800" w:rsidRDefault="00C82F28" w:rsidP="000772EE">
      <w:r>
        <w:t xml:space="preserve">Для расчета поведения объектов при столкновении используется </w:t>
      </w:r>
      <w:del w:id="717" w:author="AdminNB" w:date="2023-05-10T01:27:00Z">
        <w:r w:rsidDel="00F41AD7">
          <w:delText xml:space="preserve">встроенный компонент </w:delText>
        </w:r>
        <w:r w:rsidDel="00F41AD7">
          <w:rPr>
            <w:lang w:val="en-US"/>
          </w:rPr>
          <w:delText>Unity</w:delText>
        </w:r>
      </w:del>
      <w:ins w:id="718" w:author="AdminNB" w:date="2023-05-10T01:27:00Z">
        <w:r w:rsidR="00F41AD7">
          <w:t xml:space="preserve">компонент </w:t>
        </w:r>
      </w:ins>
      <w:ins w:id="719" w:author="AdminNB" w:date="2023-05-10T01:28:00Z">
        <w:r w:rsidR="00F41AD7">
          <w:rPr>
            <w:lang w:val="en-US"/>
          </w:rPr>
          <w:t>Collider</w:t>
        </w:r>
        <w:r w:rsidR="00F41AD7" w:rsidRPr="00E04C05">
          <w:t>2</w:t>
        </w:r>
        <w:r w:rsidR="00F41AD7">
          <w:rPr>
            <w:lang w:val="en-US"/>
          </w:rPr>
          <w:t>D</w:t>
        </w:r>
      </w:ins>
      <w:r>
        <w:t xml:space="preserve">. </w:t>
      </w:r>
      <w:del w:id="720" w:author="AdminNB" w:date="2023-05-10T01:28:00Z">
        <w:r w:rsidDel="00F41AD7">
          <w:rPr>
            <w:lang w:val="en-US"/>
          </w:rPr>
          <w:delText>Collider</w:delText>
        </w:r>
        <w:r w:rsidRPr="00E04C05" w:rsidDel="00F41AD7">
          <w:delText>2</w:delText>
        </w:r>
        <w:r w:rsidDel="00F41AD7">
          <w:rPr>
            <w:lang w:val="en-US"/>
          </w:rPr>
          <w:delText>D</w:delText>
        </w:r>
        <w:r w:rsidR="004F2183" w:rsidRPr="004F2183" w:rsidDel="00F41AD7">
          <w:delText xml:space="preserve"> </w:delText>
        </w:r>
      </w:del>
      <w:ins w:id="721" w:author="AdminNB" w:date="2023-05-10T01:28:00Z">
        <w:r w:rsidR="00F41AD7">
          <w:t>Он</w:t>
        </w:r>
        <w:r w:rsidR="00F41AD7" w:rsidRPr="004F2183">
          <w:t xml:space="preserve"> </w:t>
        </w:r>
      </w:ins>
      <w:r>
        <w:t xml:space="preserve">позволяет </w:t>
      </w:r>
      <w:del w:id="722" w:author="AdminNB" w:date="2023-05-10T01:29:00Z">
        <w:r w:rsidDel="00F41AD7">
          <w:delText xml:space="preserve">разработчику </w:delText>
        </w:r>
      </w:del>
      <w:r>
        <w:t xml:space="preserve">определить </w:t>
      </w:r>
      <w:ins w:id="723" w:author="AdminNB" w:date="2023-05-10T01:30:00Z">
        <w:r w:rsidR="00F41AD7">
          <w:t xml:space="preserve">геометрическую </w:t>
        </w:r>
      </w:ins>
      <w:r>
        <w:t xml:space="preserve">форму объекта для </w:t>
      </w:r>
      <w:del w:id="724" w:author="AdminNB" w:date="2023-05-10T01:29:00Z">
        <w:r w:rsidDel="00F41AD7">
          <w:delText xml:space="preserve">определения </w:delText>
        </w:r>
      </w:del>
      <w:ins w:id="725" w:author="AdminNB" w:date="2023-05-10T01:29:00Z">
        <w:r w:rsidR="00F41AD7">
          <w:t xml:space="preserve">регистрации </w:t>
        </w:r>
      </w:ins>
      <w:r>
        <w:t>столкновени</w:t>
      </w:r>
      <w:ins w:id="726" w:author="AdminNB" w:date="2023-05-10T01:30:00Z">
        <w:r w:rsidR="00F41AD7">
          <w:t>й, отличную от отображаемой формы</w:t>
        </w:r>
      </w:ins>
      <w:del w:id="727" w:author="AdminNB" w:date="2023-05-10T01:30:00Z">
        <w:r w:rsidDel="00F41AD7">
          <w:delText>я с другими</w:delText>
        </w:r>
        <w:r w:rsidR="004C0EB2" w:rsidDel="00F41AD7">
          <w:delText xml:space="preserve"> </w:delText>
        </w:r>
      </w:del>
      <w:del w:id="728" w:author="AdminNB" w:date="2023-05-10T01:29:00Z">
        <w:r w:rsidR="004C0EB2" w:rsidDel="00F41AD7">
          <w:delText>сущностями</w:delText>
        </w:r>
        <w:r w:rsidDel="00F41AD7">
          <w:delText xml:space="preserve"> </w:delText>
        </w:r>
      </w:del>
      <w:del w:id="729" w:author="AdminNB" w:date="2023-05-10T01:30:00Z">
        <w:r w:rsidDel="00F41AD7">
          <w:delText>при пересечении данной формы</w:delText>
        </w:r>
      </w:del>
      <w:r>
        <w:t xml:space="preserve">. Дочерний компонент </w:t>
      </w:r>
      <w:proofErr w:type="spellStart"/>
      <w:r>
        <w:rPr>
          <w:lang w:val="en-US"/>
        </w:rPr>
        <w:t>BoxCollider</w:t>
      </w:r>
      <w:proofErr w:type="spellEnd"/>
      <w:r w:rsidRPr="00AB590E">
        <w:t>2</w:t>
      </w:r>
      <w:r>
        <w:rPr>
          <w:lang w:val="en-US"/>
        </w:rPr>
        <w:t>D</w:t>
      </w:r>
      <w:r>
        <w:t xml:space="preserve"> позволяет определить форму</w:t>
      </w:r>
      <w:ins w:id="730" w:author="AdminNB" w:date="2023-05-10T01:31:00Z">
        <w:r w:rsidR="00F41AD7">
          <w:t xml:space="preserve"> </w:t>
        </w:r>
      </w:ins>
      <w:del w:id="731" w:author="AdminNB" w:date="2023-05-10T20:30:00Z">
        <w:r w:rsidDel="0053015D">
          <w:delText xml:space="preserve"> </w:delText>
        </w:r>
      </w:del>
      <w:r>
        <w:t xml:space="preserve">как прямоугольник. Внутри </w:t>
      </w:r>
      <w:del w:id="732" w:author="AdminNB" w:date="2023-05-10T01:31:00Z">
        <w:r w:rsidR="00A21337" w:rsidDel="00F41AD7">
          <w:delText>него</w:delText>
        </w:r>
        <w:r w:rsidDel="00F41AD7">
          <w:delText xml:space="preserve"> </w:delText>
        </w:r>
      </w:del>
      <w:ins w:id="733" w:author="AdminNB" w:date="2023-05-10T01:31:00Z">
        <w:r w:rsidR="00F41AD7">
          <w:t xml:space="preserve">компонента </w:t>
        </w:r>
      </w:ins>
      <w:r>
        <w:t xml:space="preserve">есть свойства, позволяющие настроить </w:t>
      </w:r>
      <w:del w:id="734" w:author="AdminNB" w:date="2023-05-10T01:31:00Z">
        <w:r w:rsidDel="00F41AD7">
          <w:delText xml:space="preserve">поведения </w:delText>
        </w:r>
      </w:del>
      <w:ins w:id="735" w:author="AdminNB" w:date="2023-05-10T01:31:00Z">
        <w:r w:rsidR="00F41AD7">
          <w:t xml:space="preserve">поведение </w:t>
        </w:r>
      </w:ins>
      <w:r>
        <w:t>объекта</w:t>
      </w:r>
      <w:del w:id="736" w:author="AdminNB" w:date="2023-05-10T20:30:00Z">
        <w:r w:rsidDel="00FB70CE">
          <w:delText xml:space="preserve"> при столкновении</w:delText>
        </w:r>
      </w:del>
      <w:r>
        <w:t xml:space="preserve">: </w:t>
      </w:r>
      <w:del w:id="737" w:author="AdminNB" w:date="2023-05-10T01:31:00Z">
        <w:r w:rsidDel="000964EA">
          <w:delText xml:space="preserve">просто </w:delText>
        </w:r>
      </w:del>
      <w:r>
        <w:t>проинформировать скрипты про наличие столкновения, позволяя другой сущности пройти насквозь</w:t>
      </w:r>
      <w:ins w:id="738" w:author="AdminNB" w:date="2023-05-10T01:31:00Z">
        <w:r w:rsidR="000964EA">
          <w:t>;</w:t>
        </w:r>
      </w:ins>
      <w:del w:id="739" w:author="AdminNB" w:date="2023-05-10T01:31:00Z">
        <w:r w:rsidDel="000964EA">
          <w:delText>,</w:delText>
        </w:r>
      </w:del>
      <w:r>
        <w:t xml:space="preserve"> </w:t>
      </w:r>
      <w:del w:id="740" w:author="AdminNB" w:date="2023-05-10T01:32:00Z">
        <w:r w:rsidDel="000964EA">
          <w:delText xml:space="preserve">или </w:delText>
        </w:r>
      </w:del>
      <w:r>
        <w:t xml:space="preserve">просчитать поведение объектов с помощью физических формул, чтобы объекты </w:t>
      </w:r>
      <w:del w:id="741" w:author="AdminNB" w:date="2023-05-10T01:33:00Z">
        <w:r w:rsidDel="000964EA">
          <w:delText xml:space="preserve">оттолкнулись </w:delText>
        </w:r>
      </w:del>
      <w:ins w:id="742" w:author="AdminNB" w:date="2023-05-10T01:33:00Z">
        <w:r w:rsidR="000964EA">
          <w:t xml:space="preserve">отскочили </w:t>
        </w:r>
      </w:ins>
      <w:r>
        <w:t xml:space="preserve">друг от друга или остановились после </w:t>
      </w:r>
      <w:del w:id="743" w:author="AdminNB" w:date="2023-05-10T20:31:00Z">
        <w:r w:rsidDel="00F1100C">
          <w:delText>столкновения</w:delText>
        </w:r>
      </w:del>
      <w:ins w:id="744" w:author="AdminNB" w:date="2023-05-10T20:31:00Z">
        <w:r w:rsidR="00F1100C">
          <w:t>удара</w:t>
        </w:r>
      </w:ins>
      <w:r>
        <w:t>.</w:t>
      </w:r>
    </w:p>
    <w:p w14:paraId="3495950F" w14:textId="2101219F" w:rsidR="00C82F28" w:rsidRPr="00712314" w:rsidRDefault="00C82F28" w:rsidP="000772EE">
      <w:proofErr w:type="spellStart"/>
      <w:r>
        <w:rPr>
          <w:lang w:val="en-US"/>
        </w:rPr>
        <w:t>RigidBody</w:t>
      </w:r>
      <w:proofErr w:type="spellEnd"/>
      <w:r w:rsidRPr="00712314">
        <w:t>2</w:t>
      </w:r>
      <w:r>
        <w:rPr>
          <w:lang w:val="en-US"/>
        </w:rPr>
        <w:t>D</w:t>
      </w:r>
      <w:r>
        <w:t xml:space="preserve"> – компонент, </w:t>
      </w:r>
      <w:del w:id="745" w:author="AdminNB" w:date="2023-05-10T01:33:00Z">
        <w:r w:rsidDel="000964EA">
          <w:delText>накладывающий контроль</w:delText>
        </w:r>
      </w:del>
      <w:ins w:id="746" w:author="AdminNB" w:date="2023-05-10T01:33:00Z">
        <w:r w:rsidR="000964EA">
          <w:t>контролирующий</w:t>
        </w:r>
      </w:ins>
      <w:r>
        <w:t xml:space="preserve"> </w:t>
      </w:r>
      <w:ins w:id="747" w:author="AdminNB" w:date="2023-05-10T01:34:00Z">
        <w:r w:rsidR="000964EA">
          <w:t xml:space="preserve">поведение объекта с помощью </w:t>
        </w:r>
      </w:ins>
      <w:r>
        <w:t>физического движка</w:t>
      </w:r>
      <w:del w:id="748" w:author="AdminNB" w:date="2023-05-10T01:34:00Z">
        <w:r w:rsidDel="000964EA">
          <w:delText xml:space="preserve"> над поведением объекта</w:delText>
        </w:r>
      </w:del>
      <w:r>
        <w:t xml:space="preserve">, то есть </w:t>
      </w:r>
      <w:del w:id="749" w:author="AdminNB" w:date="2023-05-10T01:34:00Z">
        <w:r w:rsidDel="000964EA">
          <w:delText>к сущности</w:delText>
        </w:r>
      </w:del>
      <w:ins w:id="750" w:author="AdminNB" w:date="2023-05-10T01:34:00Z">
        <w:r w:rsidR="000964EA">
          <w:t>применяющий</w:t>
        </w:r>
      </w:ins>
      <w:r>
        <w:t xml:space="preserve"> </w:t>
      </w:r>
      <w:del w:id="751" w:author="AdminNB" w:date="2023-05-10T01:34:00Z">
        <w:r w:rsidDel="000964EA">
          <w:delText xml:space="preserve">будут применяться </w:delText>
        </w:r>
      </w:del>
      <w:r>
        <w:t xml:space="preserve">силы гравитации, </w:t>
      </w:r>
      <w:del w:id="752" w:author="AdminNB" w:date="2023-05-10T01:34:00Z">
        <w:r w:rsidDel="000964EA">
          <w:delText xml:space="preserve">она будет обладать своим </w:delText>
        </w:r>
      </w:del>
      <w:r>
        <w:t>вес</w:t>
      </w:r>
      <w:del w:id="753" w:author="AdminNB" w:date="2023-05-10T01:34:00Z">
        <w:r w:rsidDel="000964EA">
          <w:delText>ом</w:delText>
        </w:r>
      </w:del>
      <w:r>
        <w:t>, скорость</w:t>
      </w:r>
      <w:del w:id="754" w:author="AdminNB" w:date="2023-05-10T01:34:00Z">
        <w:r w:rsidDel="000964EA">
          <w:delText>ю</w:delText>
        </w:r>
      </w:del>
      <w:r>
        <w:t>, коэффициент</w:t>
      </w:r>
      <w:del w:id="755" w:author="AdminNB" w:date="2023-05-10T01:34:00Z">
        <w:r w:rsidDel="000964EA">
          <w:delText>ом</w:delText>
        </w:r>
      </w:del>
      <w:r>
        <w:t xml:space="preserve"> трения</w:t>
      </w:r>
      <w:del w:id="756" w:author="AdminNB" w:date="2023-05-10T01:35:00Z">
        <w:r w:rsidDel="000964EA">
          <w:delText xml:space="preserve"> и прочими свойствами, необходимыми для применения силы по направлению к объекту</w:delText>
        </w:r>
      </w:del>
      <w:r>
        <w:t>.</w:t>
      </w:r>
    </w:p>
    <w:p w14:paraId="698428C1" w14:textId="3D7CBCFE" w:rsidR="00C82F28" w:rsidRDefault="00C82F28" w:rsidP="000772EE">
      <w:r>
        <w:t>Для определения пользовательского поведения объекта или для программирования событий внутри игры используются скрипты</w:t>
      </w:r>
      <w:del w:id="757" w:author="AdminNB" w:date="2023-05-10T01:36:00Z">
        <w:r w:rsidDel="000964EA">
          <w:delText>(сценарии)</w:delText>
        </w:r>
      </w:del>
      <w:r>
        <w:t>, которые</w:t>
      </w:r>
      <w:r w:rsidR="00B22BB0">
        <w:t xml:space="preserve"> добавляют к компонентам</w:t>
      </w:r>
      <w:r>
        <w:t xml:space="preserve"> объектов. По умолчанию </w:t>
      </w:r>
      <w:r>
        <w:rPr>
          <w:lang w:val="en-US"/>
        </w:rPr>
        <w:t>Unity</w:t>
      </w:r>
      <w:r w:rsidRPr="001B1DF6">
        <w:t xml:space="preserve"> </w:t>
      </w:r>
      <w:r>
        <w:rPr>
          <w:lang w:val="en-US"/>
        </w:rPr>
        <w:t>Editor</w:t>
      </w:r>
      <w:r>
        <w:t xml:space="preserve"> создает внутри скрипта класс, </w:t>
      </w:r>
      <w:del w:id="758" w:author="AdminNB" w:date="2023-05-10T01:36:00Z">
        <w:r w:rsidDel="000964EA">
          <w:delText xml:space="preserve">наследуемый </w:delText>
        </w:r>
      </w:del>
      <w:ins w:id="759" w:author="AdminNB" w:date="2023-05-10T01:36:00Z">
        <w:r w:rsidR="000964EA">
          <w:t xml:space="preserve">наследующийся </w:t>
        </w:r>
      </w:ins>
      <w:r>
        <w:t xml:space="preserve">от </w:t>
      </w:r>
      <w:proofErr w:type="spellStart"/>
      <w:r>
        <w:rPr>
          <w:lang w:val="en-US"/>
        </w:rPr>
        <w:t>MonoBehaviour</w:t>
      </w:r>
      <w:proofErr w:type="spellEnd"/>
      <w:r w:rsidRPr="006944B7">
        <w:t xml:space="preserve"> – </w:t>
      </w:r>
      <w:r>
        <w:t xml:space="preserve">базовый класс для всех сценариев </w:t>
      </w:r>
      <w:r>
        <w:rPr>
          <w:lang w:val="en-US"/>
        </w:rPr>
        <w:t>Unity</w:t>
      </w:r>
      <w:del w:id="760" w:author="AdminNB" w:date="2023-05-10T01:37:00Z">
        <w:r w:rsidDel="000964EA">
          <w:delText>, которые впоследствии станут компонентами игровых сущностей</w:delText>
        </w:r>
      </w:del>
      <w:r>
        <w:t xml:space="preserve">. </w:t>
      </w:r>
      <w:del w:id="761" w:author="AdminNB" w:date="2023-05-10T01:38:00Z">
        <w:r w:rsidDel="000964EA">
          <w:delText xml:space="preserve">Сценарий в </w:delText>
        </w:r>
        <w:r w:rsidDel="000964EA">
          <w:rPr>
            <w:lang w:val="en-US"/>
          </w:rPr>
          <w:delText>Unity</w:delText>
        </w:r>
        <w:r w:rsidDel="000964EA">
          <w:delText xml:space="preserve"> не является традиционной идеей программы, где код выполняется последовательно, пока задача не будет выполнена. Вместо этого </w:delText>
        </w:r>
        <w:r w:rsidDel="000964EA">
          <w:rPr>
            <w:lang w:val="en-US"/>
          </w:rPr>
          <w:delText>Unity</w:delText>
        </w:r>
      </w:del>
      <w:ins w:id="762" w:author="AdminNB" w:date="2023-05-10T01:38:00Z">
        <w:r w:rsidR="000964EA">
          <w:t>Движок</w:t>
        </w:r>
      </w:ins>
      <w:r w:rsidRPr="00543C9A">
        <w:t xml:space="preserve"> </w:t>
      </w:r>
      <w:r>
        <w:t>передает контроль скрипт</w:t>
      </w:r>
      <w:ins w:id="763" w:author="AdminNB" w:date="2023-05-10T01:39:00Z">
        <w:r w:rsidR="000964EA">
          <w:t>ам</w:t>
        </w:r>
      </w:ins>
      <w:del w:id="764" w:author="AdminNB" w:date="2023-05-10T01:39:00Z">
        <w:r w:rsidDel="000964EA">
          <w:delText>у</w:delText>
        </w:r>
      </w:del>
      <w:r>
        <w:t xml:space="preserve"> поочередно, вызывая определенные функции внутри сценария. После выполнения функции контроль возвращается обратно к </w:t>
      </w:r>
      <w:r>
        <w:rPr>
          <w:lang w:val="en-US"/>
        </w:rPr>
        <w:t>Unity</w:t>
      </w:r>
      <w:r w:rsidRPr="00E35F89">
        <w:t xml:space="preserve">. </w:t>
      </w:r>
      <w:r>
        <w:t>Такие функции известны как функции событий, так как они вызываются при реагировании платформы на некоторые события внутри игры.</w:t>
      </w:r>
    </w:p>
    <w:p w14:paraId="0E1C6FD3" w14:textId="703A8613" w:rsidR="00C82F28" w:rsidRDefault="00C82F28" w:rsidP="000772EE">
      <w:r>
        <w:t xml:space="preserve">Одной из таких функций является </w:t>
      </w:r>
      <w:r w:rsidR="001744DC">
        <w:t>метод</w:t>
      </w:r>
      <w:ins w:id="765" w:author="AdminNB" w:date="2023-05-10T01:40:00Z">
        <w:r w:rsidR="000964EA">
          <w:t xml:space="preserve"> </w:t>
        </w:r>
      </w:ins>
      <w:del w:id="766" w:author="AdminNB" w:date="2023-05-10T01:41:00Z">
        <w:r w:rsidRPr="000964EA" w:rsidDel="000964EA">
          <w:rPr>
            <w:rStyle w:val="aff8"/>
            <w:rFonts w:eastAsiaTheme="minorHAnsi"/>
            <w:rPrChange w:id="767" w:author="AdminNB" w:date="2023-05-10T01:41:00Z">
              <w:rPr/>
            </w:rPrChange>
          </w:rPr>
          <w:delText xml:space="preserve"> </w:delText>
        </w:r>
      </w:del>
      <w:ins w:id="768" w:author="AdminNB" w:date="2023-05-10T01:41:00Z">
        <w:r w:rsidR="000964EA" w:rsidRPr="000964EA">
          <w:rPr>
            <w:rStyle w:val="aff8"/>
            <w:rFonts w:eastAsiaTheme="minorHAnsi"/>
            <w:rPrChange w:id="769" w:author="AdminNB" w:date="2023-05-10T01:41:00Z">
              <w:rPr>
                <w:rStyle w:val="aff8"/>
                <w:rFonts w:eastAsiaTheme="minorHAnsi"/>
                <w:lang w:val="en-US"/>
              </w:rPr>
            </w:rPrChange>
          </w:rPr>
          <w:t xml:space="preserve"> </w:t>
        </w:r>
      </w:ins>
      <w:proofErr w:type="spellStart"/>
      <w:r w:rsidRPr="000964EA">
        <w:rPr>
          <w:rStyle w:val="aff8"/>
          <w:rFonts w:eastAsiaTheme="minorHAnsi"/>
          <w:rPrChange w:id="770" w:author="AdminNB" w:date="2023-05-10T01:41:00Z">
            <w:rPr>
              <w:lang w:val="en-US"/>
            </w:rPr>
          </w:rPrChange>
        </w:rPr>
        <w:t>Update</w:t>
      </w:r>
      <w:proofErr w:type="spellEnd"/>
      <w:r>
        <w:t xml:space="preserve">. Игра похожа на анимацию в том смысле, что новые положения и поведения игровых сущностей отображаются в виде кадров. Каждое изменение рассчитывается непосредственно перед новым кадром и для этой цели используется функция </w:t>
      </w:r>
      <w:proofErr w:type="spellStart"/>
      <w:r w:rsidRPr="000964EA">
        <w:rPr>
          <w:rStyle w:val="aff8"/>
          <w:rFonts w:eastAsiaTheme="minorHAnsi"/>
          <w:rPrChange w:id="771" w:author="AdminNB" w:date="2023-05-10T01:41:00Z">
            <w:rPr>
              <w:lang w:val="en-US"/>
            </w:rPr>
          </w:rPrChange>
        </w:rPr>
        <w:t>Update</w:t>
      </w:r>
      <w:proofErr w:type="spellEnd"/>
      <w:r>
        <w:t>, которая</w:t>
      </w:r>
      <w:r w:rsidRPr="009D3982">
        <w:t xml:space="preserve"> </w:t>
      </w:r>
      <w:r>
        <w:t xml:space="preserve">вызывается </w:t>
      </w:r>
      <w:del w:id="772" w:author="AdminNB" w:date="2023-05-10T01:42:00Z">
        <w:r w:rsidDel="00FA486D">
          <w:delText xml:space="preserve">всякий </w:delText>
        </w:r>
      </w:del>
      <w:ins w:id="773" w:author="AdminNB" w:date="2023-05-10T01:42:00Z">
        <w:r w:rsidR="00FA486D">
          <w:t xml:space="preserve">каждый </w:t>
        </w:r>
      </w:ins>
      <w:r>
        <w:t xml:space="preserve">раз перед </w:t>
      </w:r>
      <w:del w:id="774" w:author="AdminNB" w:date="2023-05-10T01:43:00Z">
        <w:r w:rsidDel="00FA486D">
          <w:delText xml:space="preserve">отрисовкой </w:delText>
        </w:r>
      </w:del>
      <w:ins w:id="775" w:author="AdminNB" w:date="2023-05-10T01:43:00Z">
        <w:r w:rsidR="00FA486D">
          <w:t xml:space="preserve">отображением </w:t>
        </w:r>
      </w:ins>
      <w:r>
        <w:t>кадра и</w:t>
      </w:r>
      <w:ins w:id="776" w:author="AdminNB" w:date="2023-05-10T01:43:00Z">
        <w:r w:rsidR="00FA486D">
          <w:t xml:space="preserve"> </w:t>
        </w:r>
      </w:ins>
      <w:del w:id="777" w:author="AdminNB" w:date="2023-05-10T01:43:00Z">
        <w:r w:rsidDel="00FA486D">
          <w:delText xml:space="preserve"> перед </w:delText>
        </w:r>
      </w:del>
      <w:r>
        <w:t>расчетом анимаций.</w:t>
      </w:r>
    </w:p>
    <w:p w14:paraId="7645ACB3" w14:textId="4FA3F523" w:rsidR="00887293" w:rsidRDefault="00C82F28" w:rsidP="000772EE">
      <w:r>
        <w:t>Если необходимо вызвать код инициализации</w:t>
      </w:r>
      <w:del w:id="778" w:author="AdminNB" w:date="2023-05-10T01:44:00Z">
        <w:r w:rsidDel="00FA486D">
          <w:delText xml:space="preserve"> перед началом обновлений</w:delText>
        </w:r>
      </w:del>
      <w:r>
        <w:t xml:space="preserve">, то применяются методы </w:t>
      </w:r>
      <w:proofErr w:type="spellStart"/>
      <w:r w:rsidRPr="00FA486D">
        <w:rPr>
          <w:rStyle w:val="aff8"/>
          <w:rFonts w:eastAsiaTheme="minorHAnsi"/>
          <w:rPrChange w:id="779" w:author="AdminNB" w:date="2023-05-10T01:44:00Z">
            <w:rPr>
              <w:lang w:val="en-US"/>
            </w:rPr>
          </w:rPrChange>
        </w:rPr>
        <w:t>Start</w:t>
      </w:r>
      <w:proofErr w:type="spellEnd"/>
      <w:r w:rsidRPr="00E13AE3">
        <w:t xml:space="preserve"> </w:t>
      </w:r>
      <w:r>
        <w:t xml:space="preserve">и </w:t>
      </w:r>
      <w:proofErr w:type="spellStart"/>
      <w:r w:rsidRPr="00FA486D">
        <w:rPr>
          <w:rStyle w:val="aff8"/>
          <w:rFonts w:eastAsiaTheme="minorHAnsi"/>
          <w:rPrChange w:id="780" w:author="AdminNB" w:date="2023-05-10T01:44:00Z">
            <w:rPr>
              <w:lang w:val="en-US"/>
            </w:rPr>
          </w:rPrChange>
        </w:rPr>
        <w:t>Awake</w:t>
      </w:r>
      <w:proofErr w:type="spellEnd"/>
      <w:r>
        <w:t xml:space="preserve">, которые срабатывают </w:t>
      </w:r>
      <w:r w:rsidR="007F1585">
        <w:t xml:space="preserve">перед первым вызовом </w:t>
      </w:r>
      <w:proofErr w:type="spellStart"/>
      <w:r w:rsidR="007F1585" w:rsidRPr="00736B82">
        <w:rPr>
          <w:rStyle w:val="aff8"/>
          <w:rFonts w:eastAsiaTheme="minorHAnsi"/>
          <w:rPrChange w:id="781" w:author="AdminNB" w:date="2023-05-10T01:44:00Z">
            <w:rPr>
              <w:lang w:val="en-US"/>
            </w:rPr>
          </w:rPrChange>
        </w:rPr>
        <w:t>Update</w:t>
      </w:r>
      <w:proofErr w:type="spellEnd"/>
      <w:r>
        <w:t xml:space="preserve"> и при создании объекта соответственно.</w:t>
      </w:r>
    </w:p>
    <w:p w14:paraId="70F9DC07" w14:textId="1CD5D6FE" w:rsidR="00C82F28" w:rsidRDefault="00F0616E" w:rsidP="00084B77">
      <w:r w:rsidRPr="00517CA6">
        <w:rPr>
          <w:noProof/>
          <w:lang w:eastAsia="ru-RU"/>
        </w:rPr>
        <w:lastRenderedPageBreak/>
        <w:drawing>
          <wp:anchor distT="0" distB="0" distL="114300" distR="114300" simplePos="0" relativeHeight="251680768" behindDoc="0" locked="0" layoutInCell="1" allowOverlap="1" wp14:anchorId="697EBB5E" wp14:editId="4C80AC68">
            <wp:simplePos x="0" y="0"/>
            <wp:positionH relativeFrom="margin">
              <wp:posOffset>2105660</wp:posOffset>
            </wp:positionH>
            <wp:positionV relativeFrom="paragraph">
              <wp:posOffset>2326005</wp:posOffset>
            </wp:positionV>
            <wp:extent cx="2184400" cy="2453005"/>
            <wp:effectExtent l="0" t="0" r="6350" b="444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ins w:id="782" w:author="AdminNB" w:date="2023-05-10T01:45:00Z">
        <w:r w:rsidR="00736B82">
          <w:t xml:space="preserve">Для </w:t>
        </w:r>
      </w:ins>
      <w:del w:id="783" w:author="AdminNB" w:date="2023-05-10T01:45:00Z">
        <w:r w:rsidR="00C82F28" w:rsidDel="00736B82">
          <w:delText>П</w:delText>
        </w:r>
      </w:del>
      <w:ins w:id="784" w:author="AdminNB" w:date="2023-05-10T01:45:00Z">
        <w:r w:rsidR="00736B82">
          <w:t>п</w:t>
        </w:r>
      </w:ins>
      <w:r w:rsidR="00C82F28">
        <w:t>ол</w:t>
      </w:r>
      <w:del w:id="785" w:author="AdminNB" w:date="2023-05-10T01:45:00Z">
        <w:r w:rsidR="00C82F28" w:rsidDel="00736B82">
          <w:delText>я</w:delText>
        </w:r>
      </w:del>
      <w:ins w:id="786" w:author="AdminNB" w:date="2023-05-10T01:45:00Z">
        <w:r w:rsidR="00736B82">
          <w:t>ей</w:t>
        </w:r>
      </w:ins>
      <w:r w:rsidR="00C82F28">
        <w:t xml:space="preserve"> класса сценария</w:t>
      </w:r>
      <w:ins w:id="787" w:author="AdminNB" w:date="2023-05-10T01:45:00Z">
        <w:r w:rsidR="00736B82">
          <w:t xml:space="preserve"> могут задаваться модификаторы доступа</w:t>
        </w:r>
      </w:ins>
      <w:ins w:id="788" w:author="AdminNB" w:date="2023-05-10T20:33:00Z">
        <w:r w:rsidR="006423CC">
          <w:t>:</w:t>
        </w:r>
      </w:ins>
      <w:ins w:id="789" w:author="AdminNB" w:date="2023-05-10T20:34:00Z">
        <w:r w:rsidR="006423CC">
          <w:t xml:space="preserve"> при указанном модификаторе </w:t>
        </w:r>
        <w:proofErr w:type="spellStart"/>
        <w:r w:rsidR="006423CC" w:rsidRPr="006423CC">
          <w:rPr>
            <w:rStyle w:val="aff8"/>
            <w:rFonts w:eastAsiaTheme="minorHAnsi"/>
            <w:rPrChange w:id="790" w:author="AdminNB" w:date="2023-05-10T20:34:00Z">
              <w:rPr>
                <w:lang w:val="en-US"/>
              </w:rPr>
            </w:rPrChange>
          </w:rPr>
          <w:t>public</w:t>
        </w:r>
        <w:proofErr w:type="spellEnd"/>
        <w:r w:rsidR="006423CC">
          <w:rPr>
            <w:rStyle w:val="aff8"/>
            <w:rFonts w:eastAsiaTheme="minorHAnsi"/>
          </w:rPr>
          <w:t xml:space="preserve"> </w:t>
        </w:r>
        <w:r w:rsidR="006423CC" w:rsidRPr="006423CC">
          <w:rPr>
            <w:rPrChange w:id="791" w:author="AdminNB" w:date="2023-05-10T20:34:00Z">
              <w:rPr>
                <w:rStyle w:val="aff8"/>
                <w:rFonts w:eastAsiaTheme="minorHAnsi"/>
              </w:rPr>
            </w:rPrChange>
          </w:rPr>
          <w:t>д</w:t>
        </w:r>
        <w:r w:rsidR="006423CC">
          <w:t xml:space="preserve">оступ </w:t>
        </w:r>
      </w:ins>
      <w:ins w:id="792" w:author="AdminNB" w:date="2023-05-10T20:35:00Z">
        <w:r w:rsidR="006423CC">
          <w:t>к полу будет возможен из любого другого кода в той же сборке</w:t>
        </w:r>
        <w:r w:rsidR="006423CC" w:rsidRPr="006423CC">
          <w:rPr>
            <w:rPrChange w:id="793" w:author="AdminNB" w:date="2023-05-10T20:35:00Z">
              <w:rPr>
                <w:lang w:val="en-US"/>
              </w:rPr>
            </w:rPrChange>
          </w:rPr>
          <w:t>;</w:t>
        </w:r>
      </w:ins>
      <w:ins w:id="794" w:author="AdminNB" w:date="2023-05-10T20:36:00Z">
        <w:r w:rsidR="006423CC" w:rsidRPr="006423CC">
          <w:rPr>
            <w:rPrChange w:id="795" w:author="AdminNB" w:date="2023-05-10T20:36:00Z">
              <w:rPr>
                <w:lang w:val="en-US"/>
              </w:rPr>
            </w:rPrChange>
          </w:rPr>
          <w:t xml:space="preserve"> </w:t>
        </w:r>
        <w:r w:rsidR="006423CC">
          <w:t>при</w:t>
        </w:r>
      </w:ins>
      <w:ins w:id="796" w:author="AdminNB" w:date="2023-05-10T20:35:00Z">
        <w:r w:rsidR="006423CC" w:rsidRPr="006423CC">
          <w:rPr>
            <w:rPrChange w:id="797" w:author="AdminNB" w:date="2023-05-10T20:35:00Z">
              <w:rPr>
                <w:lang w:val="en-US"/>
              </w:rPr>
            </w:rPrChange>
          </w:rPr>
          <w:t xml:space="preserve"> </w:t>
        </w:r>
        <w:proofErr w:type="spellStart"/>
        <w:r w:rsidR="006423CC" w:rsidRPr="006423CC">
          <w:rPr>
            <w:rStyle w:val="aff8"/>
            <w:rFonts w:eastAsiaTheme="minorHAnsi"/>
            <w:rPrChange w:id="798" w:author="AdminNB" w:date="2023-05-10T20:35:00Z">
              <w:rPr>
                <w:lang w:val="en-US"/>
              </w:rPr>
            </w:rPrChange>
          </w:rPr>
          <w:t>private</w:t>
        </w:r>
        <w:proofErr w:type="spellEnd"/>
        <w:r w:rsidR="006423CC" w:rsidRPr="006423CC">
          <w:rPr>
            <w:rPrChange w:id="799" w:author="AdminNB" w:date="2023-05-10T20:35:00Z">
              <w:rPr>
                <w:lang w:val="en-US"/>
              </w:rPr>
            </w:rPrChange>
          </w:rPr>
          <w:t xml:space="preserve"> – </w:t>
        </w:r>
      </w:ins>
      <w:ins w:id="800" w:author="AdminNB" w:date="2023-05-10T20:36:00Z">
        <w:r w:rsidR="006423CC">
          <w:t>только из кода того же объекта или структуры</w:t>
        </w:r>
        <w:r w:rsidR="00412B5E">
          <w:t>.</w:t>
        </w:r>
      </w:ins>
      <w:del w:id="801" w:author="AdminNB" w:date="2023-05-10T20:35:00Z">
        <w:r w:rsidR="00C82F28" w:rsidDel="006423CC">
          <w:delText>,</w:delText>
        </w:r>
      </w:del>
      <w:ins w:id="802" w:author="AdminNB" w:date="2023-05-10T01:47:00Z">
        <w:r w:rsidR="00736B82">
          <w:t xml:space="preserve"> Для полей можно указывать аннотации</w:t>
        </w:r>
      </w:ins>
      <w:ins w:id="803" w:author="AdminNB" w:date="2023-05-10T01:48:00Z">
        <w:r w:rsidR="00736B82">
          <w:t xml:space="preserve">, например, </w:t>
        </w:r>
      </w:ins>
      <w:del w:id="804" w:author="AdminNB" w:date="2023-05-10T01:47:00Z">
        <w:r w:rsidR="00C82F28" w:rsidRPr="00736B82" w:rsidDel="00736B82">
          <w:rPr>
            <w:rStyle w:val="aff8"/>
            <w:rFonts w:eastAsiaTheme="minorHAnsi"/>
            <w:rPrChange w:id="805" w:author="AdminNB" w:date="2023-05-10T01:49:00Z">
              <w:rPr/>
            </w:rPrChange>
          </w:rPr>
          <w:delText xml:space="preserve"> помимо встроенных в язык программирования </w:delText>
        </w:r>
        <w:r w:rsidR="00C82F28" w:rsidRPr="00736B82" w:rsidDel="00736B82">
          <w:rPr>
            <w:rStyle w:val="aff8"/>
            <w:rFonts w:eastAsiaTheme="minorHAnsi"/>
            <w:rPrChange w:id="806" w:author="AdminNB" w:date="2023-05-10T01:49:00Z">
              <w:rPr>
                <w:lang w:val="en-US"/>
              </w:rPr>
            </w:rPrChange>
          </w:rPr>
          <w:delText>C</w:delText>
        </w:r>
        <w:r w:rsidR="00C82F28" w:rsidRPr="00736B82" w:rsidDel="00736B82">
          <w:rPr>
            <w:rStyle w:val="aff8"/>
            <w:rFonts w:eastAsiaTheme="minorHAnsi"/>
            <w:rPrChange w:id="807" w:author="AdminNB" w:date="2023-05-10T01:49:00Z">
              <w:rPr/>
            </w:rPrChange>
          </w:rPr>
          <w:delText xml:space="preserve"># модификаторов доступа, могут </w:delText>
        </w:r>
      </w:del>
      <w:del w:id="808" w:author="AdminNB" w:date="2023-05-10T01:48:00Z">
        <w:r w:rsidR="00C82F28" w:rsidRPr="00736B82" w:rsidDel="00736B82">
          <w:rPr>
            <w:rStyle w:val="aff8"/>
            <w:rFonts w:eastAsiaTheme="minorHAnsi"/>
            <w:rPrChange w:id="809" w:author="AdminNB" w:date="2023-05-10T01:49:00Z">
              <w:rPr/>
            </w:rPrChange>
          </w:rPr>
          <w:delText xml:space="preserve">принимать модификатор типа </w:delText>
        </w:r>
      </w:del>
      <w:r w:rsidR="00C82F28" w:rsidRPr="00736B82">
        <w:rPr>
          <w:rStyle w:val="aff8"/>
          <w:rFonts w:eastAsiaTheme="minorHAnsi"/>
          <w:rPrChange w:id="810" w:author="AdminNB" w:date="2023-05-10T01:49:00Z">
            <w:rPr/>
          </w:rPrChange>
        </w:rPr>
        <w:t>[</w:t>
      </w:r>
      <w:proofErr w:type="spellStart"/>
      <w:r w:rsidR="00C82F28" w:rsidRPr="00736B82">
        <w:rPr>
          <w:rStyle w:val="aff8"/>
          <w:rFonts w:eastAsiaTheme="minorHAnsi"/>
          <w:rPrChange w:id="811" w:author="AdminNB" w:date="2023-05-10T01:49:00Z">
            <w:rPr>
              <w:lang w:val="en-US"/>
            </w:rPr>
          </w:rPrChange>
        </w:rPr>
        <w:t>SerializeField</w:t>
      </w:r>
      <w:proofErr w:type="spellEnd"/>
      <w:r w:rsidR="00C82F28" w:rsidRPr="00736B82">
        <w:rPr>
          <w:rStyle w:val="aff8"/>
          <w:rFonts w:eastAsiaTheme="minorHAnsi"/>
          <w:rPrChange w:id="812" w:author="AdminNB" w:date="2023-05-10T01:49:00Z">
            <w:rPr/>
          </w:rPrChange>
        </w:rPr>
        <w:t>]</w:t>
      </w:r>
      <w:r w:rsidR="00C82F28">
        <w:t xml:space="preserve">. В таком случае поле называется </w:t>
      </w:r>
      <w:proofErr w:type="spellStart"/>
      <w:r w:rsidR="00C82F28">
        <w:t>сериализуемым</w:t>
      </w:r>
      <w:proofErr w:type="spellEnd"/>
      <w:r w:rsidR="00C82F28">
        <w:t xml:space="preserve">. </w:t>
      </w:r>
      <w:del w:id="813" w:author="AdminNB" w:date="2023-05-10T01:48:00Z">
        <w:r w:rsidR="00C82F28" w:rsidDel="00736B82">
          <w:delText>Этот вид доступа</w:delText>
        </w:r>
      </w:del>
      <w:ins w:id="814" w:author="AdminNB" w:date="2023-05-10T01:48:00Z">
        <w:r w:rsidR="00736B82">
          <w:t>Эта аннотация</w:t>
        </w:r>
      </w:ins>
      <w:r w:rsidR="00C82F28">
        <w:t xml:space="preserve">, а также модификатор </w:t>
      </w:r>
      <w:proofErr w:type="spellStart"/>
      <w:r w:rsidR="00C82F28" w:rsidRPr="00736B82">
        <w:rPr>
          <w:rStyle w:val="aff8"/>
          <w:rFonts w:eastAsiaTheme="minorHAnsi"/>
          <w:rPrChange w:id="815" w:author="AdminNB" w:date="2023-05-10T01:49:00Z">
            <w:rPr>
              <w:lang w:val="en-US"/>
            </w:rPr>
          </w:rPrChange>
        </w:rPr>
        <w:t>public</w:t>
      </w:r>
      <w:proofErr w:type="spellEnd"/>
      <w:r w:rsidR="00C82F28">
        <w:t xml:space="preserve"> позволяют редактировать значение поля напрямую из </w:t>
      </w:r>
      <w:r w:rsidR="00C82F28">
        <w:rPr>
          <w:lang w:val="en-US"/>
        </w:rPr>
        <w:t>Unity</w:t>
      </w:r>
      <w:r w:rsidR="00C82F28" w:rsidRPr="009672FC">
        <w:t xml:space="preserve"> </w:t>
      </w:r>
      <w:r w:rsidR="00C82F28">
        <w:rPr>
          <w:lang w:val="en-US"/>
        </w:rPr>
        <w:t>Editor</w:t>
      </w:r>
      <w:r w:rsidR="00C82F28">
        <w:t xml:space="preserve"> в компоненте соответствующего сценария, но </w:t>
      </w:r>
      <w:ins w:id="816" w:author="AdminNB" w:date="2023-05-10T20:46:00Z">
        <w:r w:rsidR="005A314C">
          <w:t xml:space="preserve">при этом для </w:t>
        </w:r>
      </w:ins>
      <w:del w:id="817" w:author="AdminNB" w:date="2023-05-10T20:46:00Z">
        <w:r w:rsidR="00C82F28" w:rsidDel="005A314C">
          <w:delText xml:space="preserve">в отличие от </w:delText>
        </w:r>
        <w:r w:rsidR="008024BC" w:rsidRPr="00736B82" w:rsidDel="005A314C">
          <w:rPr>
            <w:rStyle w:val="aff8"/>
            <w:rFonts w:eastAsiaTheme="minorHAnsi"/>
            <w:rPrChange w:id="818" w:author="AdminNB" w:date="2023-05-10T01:49:00Z">
              <w:rPr>
                <w:lang w:val="en-US"/>
              </w:rPr>
            </w:rPrChange>
          </w:rPr>
          <w:delText>public</w:delText>
        </w:r>
        <w:r w:rsidR="00C82F28" w:rsidDel="005A314C">
          <w:delText xml:space="preserve">, </w:delText>
        </w:r>
      </w:del>
      <w:proofErr w:type="spellStart"/>
      <w:r w:rsidR="00C82F28">
        <w:t>сериализуемо</w:t>
      </w:r>
      <w:ins w:id="819" w:author="AdminNB" w:date="2023-05-10T20:46:00Z">
        <w:r w:rsidR="005A314C">
          <w:t>го</w:t>
        </w:r>
      </w:ins>
      <w:proofErr w:type="spellEnd"/>
      <w:del w:id="820" w:author="AdminNB" w:date="2023-05-10T20:46:00Z">
        <w:r w:rsidR="00C82F28" w:rsidDel="005A314C">
          <w:delText>е</w:delText>
        </w:r>
      </w:del>
      <w:r w:rsidR="00C82F28">
        <w:t xml:space="preserve"> пол</w:t>
      </w:r>
      <w:ins w:id="821" w:author="AdminNB" w:date="2023-05-10T20:46:00Z">
        <w:r w:rsidR="005A314C">
          <w:t>я</w:t>
        </w:r>
      </w:ins>
      <w:del w:id="822" w:author="AdminNB" w:date="2023-05-10T20:46:00Z">
        <w:r w:rsidR="00C82F28" w:rsidDel="005A314C">
          <w:delText>е</w:delText>
        </w:r>
      </w:del>
      <w:r w:rsidR="00C82F28">
        <w:t xml:space="preserve"> класса </w:t>
      </w:r>
      <w:ins w:id="823" w:author="AdminNB" w:date="2023-05-10T20:46:00Z">
        <w:r w:rsidR="005A314C">
          <w:t>можно настроить различные модификаторы доступа</w:t>
        </w:r>
      </w:ins>
      <w:del w:id="824" w:author="AdminNB" w:date="2023-05-10T20:46:00Z">
        <w:r w:rsidR="00C82F28" w:rsidDel="005A314C">
          <w:delText xml:space="preserve">будет недоступно </w:delText>
        </w:r>
      </w:del>
      <w:del w:id="825" w:author="AdminNB" w:date="2023-05-10T20:47:00Z">
        <w:r w:rsidR="00C82F28" w:rsidDel="005A314C">
          <w:delText>для изменения другим сценариям проекта</w:delText>
        </w:r>
      </w:del>
      <w:r w:rsidR="00C82F28">
        <w:t>.</w:t>
      </w:r>
      <w:ins w:id="826" w:author="AdminNB" w:date="2023-05-10T01:50:00Z">
        <w:r w:rsidR="00736B82">
          <w:t xml:space="preserve"> </w:t>
        </w:r>
      </w:ins>
      <w:ins w:id="827" w:author="AdminNB" w:date="2023-05-10T01:53:00Z">
        <w:r>
          <w:t xml:space="preserve">Члены, доступные для редактирования в </w:t>
        </w:r>
        <w:r>
          <w:rPr>
            <w:lang w:val="en-US"/>
          </w:rPr>
          <w:t>Unity</w:t>
        </w:r>
        <w:r w:rsidRPr="00F0616E">
          <w:rPr>
            <w:rPrChange w:id="828" w:author="AdminNB" w:date="2023-05-10T01:53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Editor</w:t>
        </w:r>
      </w:ins>
      <w:ins w:id="829" w:author="AdminNB" w:date="2023-05-10T20:48:00Z">
        <w:r w:rsidR="005A314C">
          <w:t>,</w:t>
        </w:r>
      </w:ins>
      <w:ins w:id="830" w:author="AdminNB" w:date="2023-05-10T01:50:00Z">
        <w:r w:rsidR="00736B82" w:rsidRPr="00736B82">
          <w:rPr>
            <w:rPrChange w:id="831" w:author="AdminNB" w:date="2023-05-10T01:50:00Z">
              <w:rPr>
                <w:rStyle w:val="aff8"/>
                <w:rFonts w:eastAsiaTheme="minorHAnsi"/>
                <w:lang w:val="en-US"/>
              </w:rPr>
            </w:rPrChange>
          </w:rPr>
          <w:t xml:space="preserve"> </w:t>
        </w:r>
        <w:r w:rsidR="00736B82" w:rsidRPr="00736B82">
          <w:rPr>
            <w:rPrChange w:id="832" w:author="AdminNB" w:date="2023-05-10T01:50:00Z">
              <w:rPr>
                <w:rStyle w:val="aff8"/>
                <w:rFonts w:eastAsiaTheme="minorHAnsi"/>
              </w:rPr>
            </w:rPrChange>
          </w:rPr>
          <w:t>от</w:t>
        </w:r>
      </w:ins>
      <w:ins w:id="833" w:author="AdminNB" w:date="2023-05-10T01:51:00Z">
        <w:r w:rsidR="00736B82">
          <w:t xml:space="preserve">ображаются в виде полей для ввода в панели </w:t>
        </w:r>
        <w:r w:rsidR="00736B82">
          <w:rPr>
            <w:lang w:val="en-US"/>
          </w:rPr>
          <w:t>Inspector</w:t>
        </w:r>
        <w:r w:rsidR="00736B82">
          <w:t xml:space="preserve"> у соответствующего компонента</w:t>
        </w:r>
      </w:ins>
      <w:ins w:id="834" w:author="AdminNB" w:date="2023-05-10T01:52:00Z">
        <w:r w:rsidR="004149A8">
          <w:t>, как на рисунке 1.6</w:t>
        </w:r>
        <w:r w:rsidR="00736B82">
          <w:t xml:space="preserve">. </w:t>
        </w:r>
      </w:ins>
      <w:del w:id="835" w:author="AdminNB" w:date="2023-05-10T01:50:00Z">
        <w:r w:rsidR="00C82F28" w:rsidDel="00736B82">
          <w:delText xml:space="preserve"> </w:delText>
        </w:r>
      </w:del>
    </w:p>
    <w:p w14:paraId="15E5629F" w14:textId="139FA380" w:rsidR="008A1787" w:rsidRDefault="008A1787" w:rsidP="008A1787">
      <w:pPr>
        <w:pStyle w:val="afff3"/>
        <w:rPr>
          <w:noProof/>
        </w:rPr>
      </w:pPr>
      <w:r>
        <w:t>Рисунок 1.</w:t>
      </w:r>
      <w:ins w:id="836" w:author="AdminNB" w:date="2023-05-10T20:48:00Z">
        <w:r w:rsidR="004149A8">
          <w:t>6</w:t>
        </w:r>
      </w:ins>
      <w:del w:id="837" w:author="AdminNB" w:date="2023-05-10T20:48:00Z">
        <w:r w:rsidR="005417CF" w:rsidDel="004149A8">
          <w:delText>7</w:delText>
        </w:r>
      </w:del>
      <w:r>
        <w:t xml:space="preserve"> – </w:t>
      </w:r>
      <w:del w:id="838" w:author="AdminNB" w:date="2023-05-10T01:53:00Z">
        <w:r w:rsidDel="00F0616E">
          <w:delText xml:space="preserve">Сериализуемые поля внутри редактора </w:delText>
        </w:r>
        <w:r w:rsidDel="00F0616E">
          <w:rPr>
            <w:lang w:val="en-US"/>
          </w:rPr>
          <w:delText>Unity</w:delText>
        </w:r>
      </w:del>
      <w:ins w:id="839" w:author="AdminNB" w:date="2023-05-10T01:53:00Z">
        <w:r w:rsidR="00F0616E">
          <w:t>Компонент</w:t>
        </w:r>
      </w:ins>
      <w:ins w:id="840" w:author="AdminNB" w:date="2023-05-10T01:54:00Z">
        <w:r w:rsidR="00F0616E" w:rsidRPr="00F0616E">
          <w:rPr>
            <w:rPrChange w:id="841" w:author="AdminNB" w:date="2023-05-10T01:54:00Z">
              <w:rPr>
                <w:lang w:val="en-US"/>
              </w:rPr>
            </w:rPrChange>
          </w:rPr>
          <w:t xml:space="preserve"> </w:t>
        </w:r>
        <w:r w:rsidR="00F0616E">
          <w:rPr>
            <w:lang w:val="en-US"/>
          </w:rPr>
          <w:t>Script</w:t>
        </w:r>
        <w:r w:rsidR="00F0616E">
          <w:t>, с полями для редактирования</w:t>
        </w:r>
      </w:ins>
      <w:r w:rsidRPr="00994F4E">
        <w:t xml:space="preserve"> </w:t>
      </w:r>
    </w:p>
    <w:p w14:paraId="3C7AFD17" w14:textId="4F29AA01" w:rsidR="00C82F28" w:rsidRDefault="00C82F28" w:rsidP="000772EE">
      <w:r>
        <w:t>Д</w:t>
      </w:r>
      <w:r w:rsidR="004F415B">
        <w:t>ля того, чтобы добавить аудио-</w:t>
      </w:r>
      <w:r>
        <w:t xml:space="preserve">сопровождение </w:t>
      </w:r>
      <w:r w:rsidR="008B214E">
        <w:t>к</w:t>
      </w:r>
      <w:r>
        <w:t xml:space="preserve"> игр</w:t>
      </w:r>
      <w:r w:rsidR="00C62538">
        <w:t>е</w:t>
      </w:r>
      <w:r>
        <w:t xml:space="preserve">, </w:t>
      </w:r>
      <w:r>
        <w:rPr>
          <w:lang w:val="en-US"/>
        </w:rPr>
        <w:t>Unity</w:t>
      </w:r>
      <w:r>
        <w:t xml:space="preserve"> предоставляет компонент </w:t>
      </w:r>
      <w:proofErr w:type="spellStart"/>
      <w:r>
        <w:rPr>
          <w:lang w:val="en-US"/>
        </w:rPr>
        <w:t>AudioListener</w:t>
      </w:r>
      <w:proofErr w:type="spellEnd"/>
      <w:del w:id="842" w:author="AdminNB" w:date="2023-05-10T01:54:00Z">
        <w:r w:rsidDel="00F0616E">
          <w:delText>(слушатель аудио</w:delText>
        </w:r>
        <w:r w:rsidRPr="00735167" w:rsidDel="00F0616E">
          <w:delText>)</w:delText>
        </w:r>
      </w:del>
      <w:r>
        <w:t>, который играет роль микрофона в 3</w:t>
      </w:r>
      <w:r>
        <w:rPr>
          <w:lang w:val="en-US"/>
        </w:rPr>
        <w:t>D</w:t>
      </w:r>
      <w:del w:id="843" w:author="AdminNB" w:date="2023-05-10T01:54:00Z">
        <w:r w:rsidDel="00F0616E">
          <w:delText xml:space="preserve"> </w:delText>
        </w:r>
      </w:del>
      <w:ins w:id="844" w:author="AdminNB" w:date="2023-05-10T01:54:00Z">
        <w:r w:rsidR="00F0616E" w:rsidRPr="00F0616E">
          <w:rPr>
            <w:rPrChange w:id="845" w:author="AdminNB" w:date="2023-05-10T01:54:00Z">
              <w:rPr>
                <w:lang w:val="en-US"/>
              </w:rPr>
            </w:rPrChange>
          </w:rPr>
          <w:t>-</w:t>
        </w:r>
      </w:ins>
      <w:r>
        <w:t xml:space="preserve">пространстве. Этот компонент </w:t>
      </w:r>
      <w:del w:id="846" w:author="AdminNB" w:date="2023-05-10T01:55:00Z">
        <w:r w:rsidDel="00D336B0">
          <w:delText xml:space="preserve">размещается </w:delText>
        </w:r>
      </w:del>
      <w:ins w:id="847" w:author="AdminNB" w:date="2023-05-10T01:55:00Z">
        <w:r w:rsidR="00D336B0">
          <w:t>присваивается</w:t>
        </w:r>
      </w:ins>
      <w:del w:id="848" w:author="AdminNB" w:date="2023-05-10T01:55:00Z">
        <w:r w:rsidDel="00D336B0">
          <w:delText xml:space="preserve">на </w:delText>
        </w:r>
      </w:del>
      <w:ins w:id="849" w:author="AdminNB" w:date="2023-05-10T01:55:00Z">
        <w:r w:rsidR="00D336B0">
          <w:t xml:space="preserve"> </w:t>
        </w:r>
      </w:ins>
      <w:del w:id="850" w:author="AdminNB" w:date="2023-05-10T01:55:00Z">
        <w:r w:rsidDel="00D336B0">
          <w:delText>объекте</w:delText>
        </w:r>
      </w:del>
      <w:ins w:id="851" w:author="AdminNB" w:date="2023-05-10T01:55:00Z">
        <w:r w:rsidR="00D336B0">
          <w:t>объекту</w:t>
        </w:r>
      </w:ins>
      <w:r>
        <w:t xml:space="preserve">, который будет записывать звуки вокруг себя и проигрывать их игроку через </w:t>
      </w:r>
      <w:r w:rsidR="00583E6C">
        <w:t>аудиоустройства</w:t>
      </w:r>
      <w:r>
        <w:t xml:space="preserve"> компьютера. В сцене может быть только один слушатель и его обычно размещают на главной камере</w:t>
      </w:r>
      <w:ins w:id="852" w:author="AdminNB" w:date="2023-05-10T01:55:00Z">
        <w:r w:rsidR="00D336B0">
          <w:t>.</w:t>
        </w:r>
      </w:ins>
      <w:del w:id="853" w:author="AdminNB" w:date="2023-05-10T01:55:00Z">
        <w:r w:rsidDel="00D336B0">
          <w:delText>, что является выбором по умолчанию.</w:delText>
        </w:r>
      </w:del>
    </w:p>
    <w:p w14:paraId="554C41A2" w14:textId="4BEEAE3F" w:rsidR="00C82F28" w:rsidRDefault="00C82F28" w:rsidP="000772EE">
      <w:r>
        <w:t xml:space="preserve">Для воспроизведения аудиодорожки на источнике звука должен находится компонент </w:t>
      </w:r>
      <w:proofErr w:type="spellStart"/>
      <w:r>
        <w:rPr>
          <w:lang w:val="en-US"/>
        </w:rPr>
        <w:t>AudioSource</w:t>
      </w:r>
      <w:proofErr w:type="spellEnd"/>
      <w:ins w:id="854" w:author="AdminNB" w:date="2023-05-10T01:55:00Z">
        <w:r w:rsidR="00D336B0">
          <w:t xml:space="preserve">. </w:t>
        </w:r>
      </w:ins>
      <w:del w:id="855" w:author="AdminNB" w:date="2023-05-10T01:55:00Z">
        <w:r w:rsidRPr="000262BD" w:rsidDel="00D336B0">
          <w:delText>(</w:delText>
        </w:r>
        <w:r w:rsidDel="00D336B0">
          <w:delText>источник звука</w:delText>
        </w:r>
        <w:r w:rsidRPr="000262BD" w:rsidDel="00D336B0">
          <w:delText>)</w:delText>
        </w:r>
        <w:r w:rsidDel="00D336B0">
          <w:delText xml:space="preserve">. </w:delText>
        </w:r>
      </w:del>
      <w:r>
        <w:t xml:space="preserve">В поле </w:t>
      </w:r>
      <w:proofErr w:type="spellStart"/>
      <w:r>
        <w:rPr>
          <w:lang w:val="en-US"/>
        </w:rPr>
        <w:t>AudioClip</w:t>
      </w:r>
      <w:proofErr w:type="spellEnd"/>
      <w:r w:rsidR="003B3FF0">
        <w:t xml:space="preserve"> помещают файл звука;</w:t>
      </w:r>
      <w:r>
        <w:t xml:space="preserve"> с помощью других свойств можно настроить громкость, </w:t>
      </w:r>
      <w:del w:id="856" w:author="AdminNB" w:date="2023-05-10T01:56:00Z">
        <w:r w:rsidDel="00D336B0">
          <w:delText xml:space="preserve">зацикленность </w:delText>
        </w:r>
      </w:del>
      <w:ins w:id="857" w:author="AdminNB" w:date="2023-05-10T01:56:00Z">
        <w:r w:rsidR="00D336B0">
          <w:t xml:space="preserve">устанавливать режим циклического воспроизведения </w:t>
        </w:r>
      </w:ins>
      <w:r>
        <w:t>и другое.</w:t>
      </w:r>
    </w:p>
    <w:p w14:paraId="396824C1" w14:textId="4BBF017D" w:rsidR="0023104B" w:rsidRDefault="0023104B" w:rsidP="000772EE">
      <w:r>
        <w:rPr>
          <w:lang w:val="en-US"/>
        </w:rPr>
        <w:t>Unity</w:t>
      </w:r>
      <w:r w:rsidRPr="00551092">
        <w:t xml:space="preserve"> </w:t>
      </w:r>
      <w:r>
        <w:rPr>
          <w:lang w:val="en-US"/>
        </w:rPr>
        <w:t>Asset</w:t>
      </w:r>
      <w:r w:rsidRPr="00551092">
        <w:t xml:space="preserve"> </w:t>
      </w:r>
      <w:r>
        <w:rPr>
          <w:lang w:val="en-US"/>
        </w:rPr>
        <w:t>Store</w:t>
      </w:r>
      <w:r w:rsidRPr="00551092">
        <w:t xml:space="preserve"> – </w:t>
      </w:r>
      <w:r>
        <w:t>это</w:t>
      </w:r>
      <w:r w:rsidRPr="00551092">
        <w:t xml:space="preserve"> </w:t>
      </w:r>
      <w:r>
        <w:t>площадка</w:t>
      </w:r>
      <w:r w:rsidRPr="00551092">
        <w:t>,</w:t>
      </w:r>
      <w:r>
        <w:t xml:space="preserve"> </w:t>
      </w:r>
      <w:del w:id="858" w:author="AdminNB" w:date="2023-05-10T01:56:00Z">
        <w:r w:rsidDel="00D336B0">
          <w:delText xml:space="preserve">где </w:delText>
        </w:r>
      </w:del>
      <w:ins w:id="859" w:author="AdminNB" w:date="2023-05-10T01:56:00Z">
        <w:r w:rsidR="00D336B0">
          <w:t xml:space="preserve">на которой </w:t>
        </w:r>
      </w:ins>
      <w:r>
        <w:t xml:space="preserve">разработчики делятся компонентами игр, такими как картинки, модели, аудиофайлы, анимации </w:t>
      </w:r>
      <w:del w:id="860" w:author="AdminNB" w:date="2023-05-10T01:57:00Z">
        <w:r w:rsidDel="00D336B0">
          <w:delText xml:space="preserve">и многое другое </w:delText>
        </w:r>
      </w:del>
      <w:r w:rsidRPr="00315174">
        <w:t xml:space="preserve">для использования в </w:t>
      </w:r>
      <w:del w:id="861" w:author="AdminNB" w:date="2023-05-10T01:57:00Z">
        <w:r w:rsidDel="00D336B0">
          <w:delText xml:space="preserve">других </w:delText>
        </w:r>
      </w:del>
      <w:r w:rsidRPr="00315174">
        <w:t>проектах Unity.</w:t>
      </w:r>
      <w:r>
        <w:t xml:space="preserve"> </w:t>
      </w:r>
      <w:del w:id="862" w:author="AdminNB" w:date="2023-05-10T01:57:00Z">
        <w:r w:rsidDel="00D336B0">
          <w:rPr>
            <w:lang w:val="en-US"/>
          </w:rPr>
          <w:delText>Unity</w:delText>
        </w:r>
        <w:r w:rsidRPr="00A77709" w:rsidDel="00D336B0">
          <w:delText xml:space="preserve"> </w:delText>
        </w:r>
        <w:r w:rsidDel="00D336B0">
          <w:rPr>
            <w:lang w:val="en-US"/>
          </w:rPr>
          <w:delText>Editor</w:delText>
        </w:r>
      </w:del>
      <w:ins w:id="863" w:author="AdminNB" w:date="2023-05-10T01:57:00Z">
        <w:r w:rsidR="00D336B0">
          <w:t>Редактор</w:t>
        </w:r>
      </w:ins>
      <w:r w:rsidRPr="00A77709">
        <w:t xml:space="preserve"> </w:t>
      </w:r>
      <w:r>
        <w:t>позволяет импортировать купленные пакеты в проект, добавля</w:t>
      </w:r>
      <w:ins w:id="864" w:author="AdminNB" w:date="2023-05-10T01:57:00Z">
        <w:r w:rsidR="00D336B0">
          <w:t>ть</w:t>
        </w:r>
      </w:ins>
      <w:del w:id="865" w:author="AdminNB" w:date="2023-05-10T01:57:00Z">
        <w:r w:rsidDel="00D336B0">
          <w:delText>я</w:delText>
        </w:r>
      </w:del>
      <w:r>
        <w:t xml:space="preserve"> их в файловую систему</w:t>
      </w:r>
      <w:del w:id="866" w:author="AdminNB" w:date="2023-05-10T01:58:00Z">
        <w:r w:rsidDel="00D336B0">
          <w:delText xml:space="preserve">. </w:delText>
        </w:r>
      </w:del>
      <w:ins w:id="867" w:author="AdminNB" w:date="2023-05-10T01:58:00Z">
        <w:r w:rsidR="00D336B0">
          <w:t xml:space="preserve"> и </w:t>
        </w:r>
      </w:ins>
      <w:del w:id="868" w:author="AdminNB" w:date="2023-05-10T01:58:00Z">
        <w:r w:rsidDel="00D336B0">
          <w:delText>После этого содержимым пакета можно вос</w:delText>
        </w:r>
      </w:del>
      <w:r>
        <w:t>пользоваться</w:t>
      </w:r>
      <w:ins w:id="869" w:author="AdminNB" w:date="2023-05-10T01:58:00Z">
        <w:r w:rsidR="00D336B0">
          <w:t xml:space="preserve"> ими</w:t>
        </w:r>
      </w:ins>
      <w:r>
        <w:t xml:space="preserve"> внутри редактора.</w:t>
      </w:r>
      <w:r w:rsidR="00AE3725">
        <w:t xml:space="preserve"> </w:t>
      </w:r>
    </w:p>
    <w:p w14:paraId="31CBB609" w14:textId="711A0830" w:rsidR="000D4A67" w:rsidRPr="00015AB1" w:rsidRDefault="000D4A67" w:rsidP="00A732A6">
      <w:pPr>
        <w:pStyle w:val="141"/>
        <w:ind w:left="2410" w:hanging="142"/>
      </w:pPr>
      <w:bookmarkStart w:id="870" w:name="_Toc134632475"/>
      <w:r>
        <w:rPr>
          <w:lang w:val="ru-RU"/>
        </w:rPr>
        <w:lastRenderedPageBreak/>
        <w:t>Анимации и контроллеры анимаций</w:t>
      </w:r>
      <w:bookmarkEnd w:id="870"/>
    </w:p>
    <w:p w14:paraId="692CB9FA" w14:textId="0E5B7C82" w:rsidR="005A2641" w:rsidRPr="00AF36A1" w:rsidRDefault="00AF6852" w:rsidP="000772EE">
      <w:r>
        <w:t xml:space="preserve">Анимация – представление движения статических </w:t>
      </w:r>
      <w:del w:id="871" w:author="AdminNB" w:date="2023-05-10T01:58:00Z">
        <w:r w:rsidDel="00D336B0">
          <w:delText xml:space="preserve">картинок </w:delText>
        </w:r>
      </w:del>
      <w:ins w:id="872" w:author="AdminNB" w:date="2023-05-10T01:58:00Z">
        <w:r w:rsidR="00D336B0">
          <w:t xml:space="preserve">изображений </w:t>
        </w:r>
      </w:ins>
      <w:r>
        <w:t xml:space="preserve">путем отображения последовательности кадров с высокой частотой. </w:t>
      </w:r>
      <w:r w:rsidR="00852942">
        <w:rPr>
          <w:lang w:val="en-US"/>
        </w:rPr>
        <w:t>Unity</w:t>
      </w:r>
      <w:r w:rsidR="00852942" w:rsidRPr="00852942">
        <w:t xml:space="preserve"> </w:t>
      </w:r>
      <w:r w:rsidR="00852942">
        <w:rPr>
          <w:lang w:val="en-US"/>
        </w:rPr>
        <w:t>Editor</w:t>
      </w:r>
      <w:r w:rsidR="00D90B9F">
        <w:t>,</w:t>
      </w:r>
      <w:r w:rsidR="00852942" w:rsidRPr="00852942">
        <w:t xml:space="preserve"> </w:t>
      </w:r>
      <w:r w:rsidR="00FC7F92">
        <w:t>помимо</w:t>
      </w:r>
      <w:r w:rsidR="00100748">
        <w:t xml:space="preserve"> возможности импортировать</w:t>
      </w:r>
      <w:r w:rsidR="00D264A1">
        <w:t xml:space="preserve"> записи анимаций </w:t>
      </w:r>
      <w:ins w:id="873" w:author="AdminNB" w:date="2023-05-10T01:58:00Z">
        <w:r w:rsidR="00D336B0">
          <w:t xml:space="preserve">из </w:t>
        </w:r>
      </w:ins>
      <w:r w:rsidR="00D264A1">
        <w:t>сторонних приложений</w:t>
      </w:r>
      <w:r w:rsidR="00D90B9F">
        <w:t>,</w:t>
      </w:r>
      <w:r w:rsidR="00D264A1">
        <w:t xml:space="preserve"> </w:t>
      </w:r>
      <w:r w:rsidR="00852942">
        <w:t>предоставляет</w:t>
      </w:r>
      <w:r w:rsidR="00672E39">
        <w:t xml:space="preserve"> разработчику</w:t>
      </w:r>
      <w:r w:rsidR="00852942">
        <w:t xml:space="preserve"> встроенные инструменты</w:t>
      </w:r>
      <w:ins w:id="874" w:author="AdminNB" w:date="2023-05-10T01:59:00Z">
        <w:r w:rsidR="00D336B0">
          <w:t xml:space="preserve"> для создания собственных анимаций</w:t>
        </w:r>
      </w:ins>
      <w:del w:id="875" w:author="AdminNB" w:date="2023-05-10T01:59:00Z">
        <w:r w:rsidR="00852942" w:rsidDel="00D336B0">
          <w:delText>, чтобы анимировать и</w:delText>
        </w:r>
        <w:r w:rsidR="003926B5" w:rsidDel="00D336B0">
          <w:delText>гровые сущности</w:delText>
        </w:r>
      </w:del>
      <w:r w:rsidR="00F523C1">
        <w:t>.</w:t>
      </w:r>
      <w:r w:rsidR="008935C4">
        <w:t xml:space="preserve"> Д</w:t>
      </w:r>
      <w:r w:rsidR="00547541">
        <w:t>ля этого в редакторе существует</w:t>
      </w:r>
      <w:r w:rsidR="009A42EB">
        <w:t xml:space="preserve"> </w:t>
      </w:r>
      <w:r w:rsidR="008935C4">
        <w:rPr>
          <w:lang w:val="en-US"/>
        </w:rPr>
        <w:t>Animator</w:t>
      </w:r>
      <w:r w:rsidR="008935C4" w:rsidRPr="008935C4">
        <w:t xml:space="preserve"> </w:t>
      </w:r>
      <w:r w:rsidR="008935C4">
        <w:rPr>
          <w:lang w:val="en-US"/>
        </w:rPr>
        <w:t>Controller</w:t>
      </w:r>
      <w:r w:rsidR="008935C4" w:rsidRPr="008935C4">
        <w:t xml:space="preserve"> </w:t>
      </w:r>
      <w:del w:id="876" w:author="AdminNB" w:date="2023-05-10T01:59:00Z">
        <w:r w:rsidR="008935C4" w:rsidDel="00D336B0">
          <w:delText>–</w:delText>
        </w:r>
        <w:r w:rsidR="008935C4" w:rsidRPr="008935C4" w:rsidDel="00D336B0">
          <w:delText xml:space="preserve"> </w:delText>
        </w:r>
      </w:del>
      <w:ins w:id="877" w:author="AdminNB" w:date="2023-05-10T02:00:00Z">
        <w:r w:rsidR="00D336B0">
          <w:t>(</w:t>
        </w:r>
      </w:ins>
      <w:r w:rsidR="008935C4">
        <w:t>контроллер анимаций</w:t>
      </w:r>
      <w:ins w:id="878" w:author="AdminNB" w:date="2023-05-10T01:59:00Z">
        <w:r w:rsidR="00D336B0">
          <w:t>),</w:t>
        </w:r>
      </w:ins>
      <w:del w:id="879" w:author="AdminNB" w:date="2023-05-10T01:59:00Z">
        <w:r w:rsidR="008935C4" w:rsidDel="00D336B0">
          <w:delText>,</w:delText>
        </w:r>
      </w:del>
      <w:r w:rsidR="008935C4">
        <w:t xml:space="preserve"> использующий для управления переходами между</w:t>
      </w:r>
      <w:r w:rsidR="00AA0811">
        <w:t xml:space="preserve"> </w:t>
      </w:r>
      <w:r w:rsidR="00C00D4E">
        <w:t xml:space="preserve">ними </w:t>
      </w:r>
      <w:r w:rsidR="004F3CE7">
        <w:t xml:space="preserve">механизм </w:t>
      </w:r>
      <w:r w:rsidR="008935C4">
        <w:rPr>
          <w:lang w:val="en-US"/>
        </w:rPr>
        <w:t>State</w:t>
      </w:r>
      <w:r w:rsidR="008935C4" w:rsidRPr="008935C4">
        <w:t xml:space="preserve"> </w:t>
      </w:r>
      <w:r w:rsidR="008935C4">
        <w:rPr>
          <w:lang w:val="en-US"/>
        </w:rPr>
        <w:t>Machine</w:t>
      </w:r>
      <w:ins w:id="880" w:author="AdminNB" w:date="2023-05-10T02:00:00Z">
        <w:r w:rsidR="00D336B0">
          <w:t xml:space="preserve"> </w:t>
        </w:r>
      </w:ins>
      <w:r w:rsidR="008935C4" w:rsidRPr="008935C4">
        <w:t>(</w:t>
      </w:r>
      <w:r w:rsidR="008935C4">
        <w:t>машину состояний).</w:t>
      </w:r>
      <w:r w:rsidR="00DE3BD1">
        <w:t xml:space="preserve"> </w:t>
      </w:r>
      <w:del w:id="881" w:author="AdminNB" w:date="2023-05-10T02:00:00Z">
        <w:r w:rsidR="00010EAC" w:rsidDel="00D336B0">
          <w:delText xml:space="preserve">Она </w:delText>
        </w:r>
      </w:del>
      <w:ins w:id="882" w:author="AdminNB" w:date="2023-05-10T02:00:00Z">
        <w:r w:rsidR="00D336B0">
          <w:rPr>
            <w:lang w:val="en-US"/>
          </w:rPr>
          <w:t>Unity</w:t>
        </w:r>
        <w:r w:rsidR="00D336B0">
          <w:t xml:space="preserve"> </w:t>
        </w:r>
      </w:ins>
      <w:r w:rsidR="00010EAC">
        <w:t>реализует одноименный</w:t>
      </w:r>
      <w:r w:rsidR="00DE3BD1">
        <w:t xml:space="preserve"> паттерн объект</w:t>
      </w:r>
      <w:r w:rsidR="00442A9C">
        <w:t>н</w:t>
      </w:r>
      <w:r w:rsidR="00DE3BD1">
        <w:t>о-ориентированного программирования, объединяющий</w:t>
      </w:r>
      <w:r w:rsidR="00DE3BD1" w:rsidRPr="00DE3BD1">
        <w:t xml:space="preserve"> </w:t>
      </w:r>
      <w:r w:rsidR="00DE3BD1">
        <w:t xml:space="preserve">достоинства централизации логики переходов и паттерна </w:t>
      </w:r>
      <w:proofErr w:type="spellStart"/>
      <w:r w:rsidR="00DE3BD1">
        <w:t>State</w:t>
      </w:r>
      <w:proofErr w:type="spellEnd"/>
      <w:r w:rsidR="00DE3BD1">
        <w:t xml:space="preserve"> (локализация кода, зависящего от состояния в отдельных классах)</w:t>
      </w:r>
      <w:ins w:id="883" w:author="AdminNB" w:date="2023-05-10T20:50:00Z">
        <w:r w:rsidR="002A3B32">
          <w:t xml:space="preserve"> [</w:t>
        </w:r>
      </w:ins>
      <w:ins w:id="884" w:author="AdminNB" w:date="2023-05-10T20:51:00Z">
        <w:r w:rsidR="002A3B32" w:rsidRPr="002A3B32">
          <w:rPr>
            <w:rPrChange w:id="885" w:author="AdminNB" w:date="2023-05-10T20:51:00Z">
              <w:rPr>
                <w:lang w:val="en-US"/>
              </w:rPr>
            </w:rPrChange>
          </w:rPr>
          <w:t>2</w:t>
        </w:r>
      </w:ins>
      <w:ins w:id="886" w:author="AdminNB" w:date="2023-05-10T20:50:00Z">
        <w:r w:rsidR="002A3B32">
          <w:t>]</w:t>
        </w:r>
      </w:ins>
      <w:r w:rsidR="00DE3BD1">
        <w:t>.</w:t>
      </w:r>
      <w:r w:rsidR="008935C4">
        <w:t xml:space="preserve"> Главная идея </w:t>
      </w:r>
      <w:r w:rsidR="008935C4">
        <w:rPr>
          <w:lang w:val="en-US"/>
        </w:rPr>
        <w:t>State</w:t>
      </w:r>
      <w:r w:rsidR="008935C4" w:rsidRPr="008935C4">
        <w:t xml:space="preserve"> </w:t>
      </w:r>
      <w:r w:rsidR="008935C4">
        <w:rPr>
          <w:lang w:val="en-US"/>
        </w:rPr>
        <w:t>Machine</w:t>
      </w:r>
      <w:r w:rsidR="008935C4" w:rsidRPr="008935C4">
        <w:t xml:space="preserve"> </w:t>
      </w:r>
      <w:r w:rsidR="008935C4">
        <w:t>заключается</w:t>
      </w:r>
      <w:r w:rsidR="00DE28A0">
        <w:t xml:space="preserve"> в том, что анимируемый объект находится в определенном состоянии в любой момент времени.</w:t>
      </w:r>
      <w:r w:rsidR="0005096F">
        <w:t xml:space="preserve"> Такими состояниями могут быть</w:t>
      </w:r>
      <w:ins w:id="887" w:author="AdminNB" w:date="2023-05-10T02:00:00Z">
        <w:r w:rsidR="00D336B0">
          <w:t>, например,</w:t>
        </w:r>
      </w:ins>
      <w:r w:rsidR="0005096F">
        <w:t xml:space="preserve"> положение покоя, бег, прыжок</w:t>
      </w:r>
      <w:del w:id="888" w:author="AdminNB" w:date="2023-05-10T02:00:00Z">
        <w:r w:rsidR="0005096F" w:rsidDel="00D336B0">
          <w:delText xml:space="preserve"> и другие </w:delText>
        </w:r>
        <w:r w:rsidR="00771066" w:rsidDel="00D336B0">
          <w:delText>действия</w:delText>
        </w:r>
      </w:del>
      <w:r w:rsidR="00771066">
        <w:t>. Чтобы перейти от одного состояния в другое</w:t>
      </w:r>
      <w:r w:rsidR="00140ACB">
        <w:t>, необходимо</w:t>
      </w:r>
      <w:r w:rsidR="009D4122">
        <w:t xml:space="preserve"> указать условие перехода</w:t>
      </w:r>
      <w:r w:rsidR="004F3CE7">
        <w:t xml:space="preserve"> </w:t>
      </w:r>
      <w:del w:id="889" w:author="AdminNB" w:date="2023-05-10T02:01:00Z">
        <w:r w:rsidR="004F3CE7" w:rsidDel="00D336B0">
          <w:delText xml:space="preserve">посредством </w:delText>
        </w:r>
      </w:del>
      <w:ins w:id="890" w:author="AdminNB" w:date="2023-05-10T02:01:00Z">
        <w:r w:rsidR="00D336B0">
          <w:t xml:space="preserve">с помощью </w:t>
        </w:r>
      </w:ins>
      <w:r w:rsidR="004F3CE7">
        <w:t>изменения значений переменных состояния</w:t>
      </w:r>
      <w:r w:rsidR="00771066">
        <w:t>. В совокупности наборы состояний, переходы между ними</w:t>
      </w:r>
      <w:r w:rsidR="00F40F8F">
        <w:t xml:space="preserve"> и</w:t>
      </w:r>
      <w:r w:rsidR="00771066">
        <w:t xml:space="preserve"> переменные состояния образуют </w:t>
      </w:r>
      <w:r w:rsidR="00771066">
        <w:rPr>
          <w:lang w:val="en-US"/>
        </w:rPr>
        <w:t>State</w:t>
      </w:r>
      <w:r w:rsidR="00771066" w:rsidRPr="00771066">
        <w:t xml:space="preserve"> </w:t>
      </w:r>
      <w:r w:rsidR="00771066">
        <w:rPr>
          <w:lang w:val="en-US"/>
        </w:rPr>
        <w:t>Machine</w:t>
      </w:r>
      <w:r w:rsidR="00CA14C2">
        <w:t>.</w:t>
      </w:r>
      <w:del w:id="891" w:author="AdminNB" w:date="2023-05-10T02:01:00Z">
        <w:r w:rsidR="00CA14C2" w:rsidDel="00D336B0">
          <w:delText xml:space="preserve"> </w:delText>
        </w:r>
      </w:del>
    </w:p>
    <w:p w14:paraId="7819861B" w14:textId="5F6C8491" w:rsidR="00264951" w:rsidRDefault="00264951" w:rsidP="000772EE">
      <w:r>
        <w:t xml:space="preserve">Чтобы анимировать игровой объект, необходимо добавить компонент </w:t>
      </w:r>
      <w:r>
        <w:rPr>
          <w:lang w:val="en-US"/>
        </w:rPr>
        <w:t>Animator</w:t>
      </w:r>
      <w:r>
        <w:t xml:space="preserve">, а затем в поле </w:t>
      </w:r>
      <w:r>
        <w:rPr>
          <w:lang w:val="en-US"/>
        </w:rPr>
        <w:t>Animator</w:t>
      </w:r>
      <w:r w:rsidRPr="00732512">
        <w:t xml:space="preserve"> </w:t>
      </w:r>
      <w:r>
        <w:rPr>
          <w:lang w:val="en-US"/>
        </w:rPr>
        <w:t>Controller</w:t>
      </w:r>
      <w:r w:rsidRPr="00732512">
        <w:t xml:space="preserve"> </w:t>
      </w:r>
      <w:r>
        <w:t xml:space="preserve">поместить контроллер, который будет управлять </w:t>
      </w:r>
      <w:proofErr w:type="spellStart"/>
      <w:r>
        <w:t>анимациями</w:t>
      </w:r>
      <w:proofErr w:type="spellEnd"/>
      <w:r>
        <w:t xml:space="preserve"> данной сущности. Анимации в </w:t>
      </w:r>
      <w:r>
        <w:rPr>
          <w:lang w:val="en-US"/>
        </w:rPr>
        <w:t>Unity</w:t>
      </w:r>
      <w:r w:rsidRPr="00D47B04">
        <w:t xml:space="preserve"> </w:t>
      </w:r>
      <w:r>
        <w:t>могут быть применены для изменения положения, поворота, масштаби</w:t>
      </w:r>
      <w:r w:rsidR="00A43DEB">
        <w:t>рования, внешнего вида объекта</w:t>
      </w:r>
      <w:r w:rsidR="0040151E">
        <w:t xml:space="preserve"> </w:t>
      </w:r>
      <w:r w:rsidR="00A43DEB">
        <w:t xml:space="preserve">и </w:t>
      </w:r>
      <w:r>
        <w:t>переменных скриптов, примененных к объекту.</w:t>
      </w:r>
    </w:p>
    <w:p w14:paraId="5B95329C" w14:textId="40D6F9F4" w:rsidR="00A430E9" w:rsidRPr="00DD3519" w:rsidRDefault="00185130" w:rsidP="000772EE">
      <w:pPr>
        <w:rPr>
          <w:ins w:id="892" w:author="AdminNB" w:date="2023-05-10T20:52:00Z"/>
          <w:rPrChange w:id="893" w:author="AdminNB" w:date="2023-05-10T20:52:00Z">
            <w:rPr>
              <w:ins w:id="894" w:author="AdminNB" w:date="2023-05-10T20:52:00Z"/>
              <w:lang w:val="en-US"/>
            </w:rPr>
          </w:rPrChange>
        </w:rPr>
      </w:pPr>
      <w:r>
        <w:t xml:space="preserve">Для настройки этих состояний и переходов между ними используется окно </w:t>
      </w:r>
      <w:r>
        <w:rPr>
          <w:lang w:val="en-US"/>
        </w:rPr>
        <w:t>Animator</w:t>
      </w:r>
      <w:r>
        <w:t>. Здесь визуализирован граф всех связей</w:t>
      </w:r>
      <w:r w:rsidR="00A8136B">
        <w:t xml:space="preserve"> внутри контроллера анимаций</w:t>
      </w:r>
      <w:r>
        <w:t>, а также условия перехо</w:t>
      </w:r>
      <w:r w:rsidR="002D192E">
        <w:t>дов</w:t>
      </w:r>
      <w:r w:rsidR="005073F9">
        <w:t xml:space="preserve"> между разными записями</w:t>
      </w:r>
      <w:r w:rsidR="002D192E">
        <w:t>, скорость перехода и другое.</w:t>
      </w:r>
    </w:p>
    <w:p w14:paraId="45B3554E" w14:textId="123FCFAC" w:rsidR="00DD3519" w:rsidRPr="00084B77" w:rsidRDefault="00CF3489" w:rsidP="000772EE"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53679B22" wp14:editId="21BBD098">
            <wp:simplePos x="0" y="0"/>
            <wp:positionH relativeFrom="margin">
              <wp:align>center</wp:align>
            </wp:positionH>
            <wp:positionV relativeFrom="paragraph">
              <wp:posOffset>520276</wp:posOffset>
            </wp:positionV>
            <wp:extent cx="4102100" cy="1868170"/>
            <wp:effectExtent l="19050" t="19050" r="12700" b="17780"/>
            <wp:wrapTopAndBottom/>
            <wp:docPr id="6" name="Рисунок 6" descr="https://docs.unity3d.com/ru/2019.4/uploads/Main/MecanimStateMach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s.unity3d.com/ru/2019.4/uploads/Main/MecanimStateMachin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18681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ins w:id="895" w:author="AdminNB" w:date="2023-05-10T20:52:00Z">
        <w:r w:rsidR="00DD3519">
          <w:t xml:space="preserve">На рисунке 1.7 </w:t>
        </w:r>
      </w:ins>
      <w:ins w:id="896" w:author="AdminNB" w:date="2023-05-10T20:53:00Z">
        <w:r w:rsidR="00DD3519">
          <w:t xml:space="preserve">приведен пример связей внутри контроллера анимаций, визуализированных внутри панели </w:t>
        </w:r>
        <w:r w:rsidR="00DD3519">
          <w:rPr>
            <w:lang w:val="en-US"/>
          </w:rPr>
          <w:t>Animator</w:t>
        </w:r>
        <w:r w:rsidR="00DD3519">
          <w:t>.</w:t>
        </w:r>
      </w:ins>
    </w:p>
    <w:p w14:paraId="36D4FB44" w14:textId="1930E104" w:rsidR="007C0AA7" w:rsidRPr="00BF79E8" w:rsidRDefault="007C0AA7" w:rsidP="007C0AA7">
      <w:pPr>
        <w:pStyle w:val="afff3"/>
        <w:rPr>
          <w:noProof/>
        </w:rPr>
      </w:pPr>
      <w:r>
        <w:t>Р</w:t>
      </w:r>
      <w:r w:rsidR="005417CF">
        <w:t>исунок 1.</w:t>
      </w:r>
      <w:del w:id="897" w:author="AdminNB" w:date="2023-05-10T20:54:00Z">
        <w:r w:rsidR="005417CF" w:rsidDel="003C2FB8">
          <w:delText>8</w:delText>
        </w:r>
      </w:del>
      <w:ins w:id="898" w:author="AdminNB" w:date="2023-05-10T20:54:00Z">
        <w:r w:rsidR="003C2FB8">
          <w:t>7</w:t>
        </w:r>
      </w:ins>
      <w:r>
        <w:t xml:space="preserve"> – Контроллер анимации</w:t>
      </w:r>
      <w:r w:rsidRPr="00224B14">
        <w:t xml:space="preserve"> </w:t>
      </w:r>
    </w:p>
    <w:p w14:paraId="26A92F94" w14:textId="6E4EE021" w:rsidR="00B5495C" w:rsidRDefault="00B5495C" w:rsidP="000772EE">
      <w:r>
        <w:lastRenderedPageBreak/>
        <w:t xml:space="preserve">Чтобы добавить условие для перехода к новому состоянию, в окне </w:t>
      </w:r>
      <w:r>
        <w:rPr>
          <w:lang w:val="en-US"/>
        </w:rPr>
        <w:t>Animator</w:t>
      </w:r>
      <w:r>
        <w:t xml:space="preserve"> необходимо добавить новый параметр, имеющий один из следующих типов: </w:t>
      </w:r>
      <w:proofErr w:type="spellStart"/>
      <w:r>
        <w:rPr>
          <w:lang w:val="en-US"/>
        </w:rPr>
        <w:t>Int</w:t>
      </w:r>
      <w:proofErr w:type="spellEnd"/>
      <w:r w:rsidRPr="00D7651C">
        <w:t>,</w:t>
      </w:r>
      <w:r>
        <w:t xml:space="preserve"> </w:t>
      </w:r>
      <w:r>
        <w:rPr>
          <w:lang w:val="en-US"/>
        </w:rPr>
        <w:t>Float</w:t>
      </w:r>
      <w:r w:rsidRPr="00D7651C">
        <w:t xml:space="preserve">, </w:t>
      </w:r>
      <w:r>
        <w:rPr>
          <w:lang w:val="en-US"/>
        </w:rPr>
        <w:t>Bool</w:t>
      </w:r>
      <w:r w:rsidRPr="00D7651C">
        <w:t xml:space="preserve"> </w:t>
      </w:r>
      <w:r>
        <w:t xml:space="preserve">и </w:t>
      </w:r>
      <w:r>
        <w:rPr>
          <w:lang w:val="en-US"/>
        </w:rPr>
        <w:t>Trigger</w:t>
      </w:r>
      <w:r>
        <w:t xml:space="preserve">. Параметры типа </w:t>
      </w:r>
      <w:proofErr w:type="spellStart"/>
      <w:r>
        <w:rPr>
          <w:lang w:val="en-US"/>
        </w:rPr>
        <w:t>Int</w:t>
      </w:r>
      <w:proofErr w:type="spellEnd"/>
      <w:r w:rsidRPr="00C863E6">
        <w:t xml:space="preserve"> </w:t>
      </w:r>
      <w:r>
        <w:t xml:space="preserve">и </w:t>
      </w:r>
      <w:r>
        <w:rPr>
          <w:lang w:val="en-US"/>
        </w:rPr>
        <w:t>Float</w:t>
      </w:r>
      <w:r w:rsidR="00907A1A">
        <w:t>,</w:t>
      </w:r>
      <w:r w:rsidR="001D2DD3">
        <w:t xml:space="preserve"> храня</w:t>
      </w:r>
      <w:r w:rsidR="00F83EF4">
        <w:t>щ</w:t>
      </w:r>
      <w:r w:rsidR="00907A1A">
        <w:t>ие</w:t>
      </w:r>
      <w:r w:rsidR="002A0CBC" w:rsidRPr="002A0CBC">
        <w:t xml:space="preserve"> </w:t>
      </w:r>
      <w:r w:rsidR="002A0CBC">
        <w:t>целые</w:t>
      </w:r>
      <w:r w:rsidR="001D2DD3">
        <w:t xml:space="preserve"> числа и </w:t>
      </w:r>
      <w:r w:rsidR="002A0CBC">
        <w:t xml:space="preserve">числа </w:t>
      </w:r>
      <w:r w:rsidR="001D2DD3">
        <w:t xml:space="preserve">с плавающей точкой </w:t>
      </w:r>
      <w:r w:rsidR="00907A1A">
        <w:t>соответственно,</w:t>
      </w:r>
      <w:r w:rsidRPr="00C863E6">
        <w:t xml:space="preserve"> </w:t>
      </w:r>
      <w:r>
        <w:t xml:space="preserve">вызывают переход, только если значение параметра стало больше или меньше определенного значения. Условие типа </w:t>
      </w:r>
      <w:r>
        <w:rPr>
          <w:lang w:val="en-US"/>
        </w:rPr>
        <w:t>Bool</w:t>
      </w:r>
      <w:ins w:id="899" w:author="AdminNB" w:date="2023-05-10T02:05:00Z">
        <w:r w:rsidR="00536E9D">
          <w:t xml:space="preserve"> </w:t>
        </w:r>
      </w:ins>
      <w:r w:rsidR="0089173F">
        <w:t>(</w:t>
      </w:r>
      <w:r w:rsidR="00BD1BD4">
        <w:t>принимает значения</w:t>
      </w:r>
      <w:r w:rsidR="00433BC6">
        <w:t xml:space="preserve"> </w:t>
      </w:r>
      <w:r w:rsidR="00781699">
        <w:t>«</w:t>
      </w:r>
      <w:r w:rsidR="0089173F">
        <w:t>правда-ложь</w:t>
      </w:r>
      <w:r w:rsidR="00781699">
        <w:t>»</w:t>
      </w:r>
      <w:r w:rsidR="0089173F">
        <w:t>)</w:t>
      </w:r>
      <w:r>
        <w:t xml:space="preserve"> срабатывает при значении равном либо </w:t>
      </w:r>
      <w:ins w:id="900" w:author="AdminNB" w:date="2023-05-10T02:05:00Z">
        <w:r w:rsidR="00536E9D">
          <w:t>«</w:t>
        </w:r>
      </w:ins>
      <w:r>
        <w:rPr>
          <w:lang w:val="en-US"/>
        </w:rPr>
        <w:t>true</w:t>
      </w:r>
      <w:ins w:id="901" w:author="AdminNB" w:date="2023-05-10T02:05:00Z">
        <w:r w:rsidR="00536E9D">
          <w:t>» («правда»)</w:t>
        </w:r>
      </w:ins>
      <w:r>
        <w:t>, либо</w:t>
      </w:r>
      <w:r w:rsidRPr="00CE0C79">
        <w:t xml:space="preserve"> </w:t>
      </w:r>
      <w:ins w:id="902" w:author="AdminNB" w:date="2023-05-10T02:05:00Z">
        <w:r w:rsidR="00536E9D">
          <w:t>«</w:t>
        </w:r>
      </w:ins>
      <w:r>
        <w:rPr>
          <w:lang w:val="en-US"/>
        </w:rPr>
        <w:t>false</w:t>
      </w:r>
      <w:ins w:id="903" w:author="AdminNB" w:date="2023-05-10T02:05:00Z">
        <w:r w:rsidR="00536E9D">
          <w:t>» («ложь»)</w:t>
        </w:r>
      </w:ins>
      <w:ins w:id="904" w:author="AdminNB" w:date="2023-05-10T02:06:00Z">
        <w:r w:rsidR="00536E9D">
          <w:t xml:space="preserve">. </w:t>
        </w:r>
      </w:ins>
      <w:del w:id="905" w:author="AdminNB" w:date="2023-05-10T02:06:00Z">
        <w:r w:rsidDel="00536E9D">
          <w:delText xml:space="preserve">, в то время как </w:delText>
        </w:r>
      </w:del>
      <w:r>
        <w:rPr>
          <w:lang w:val="en-US"/>
        </w:rPr>
        <w:t>Trigger</w:t>
      </w:r>
      <w:r w:rsidRPr="00CE0C79">
        <w:t xml:space="preserve"> </w:t>
      </w:r>
      <w:r>
        <w:t xml:space="preserve">позволяет сразу активировать переход при вызове функции </w:t>
      </w:r>
      <w:proofErr w:type="spellStart"/>
      <w:r w:rsidRPr="00536E9D">
        <w:rPr>
          <w:rStyle w:val="aff8"/>
          <w:rFonts w:eastAsiaTheme="minorHAnsi"/>
          <w:rPrChange w:id="906" w:author="AdminNB" w:date="2023-05-10T02:06:00Z">
            <w:rPr>
              <w:lang w:val="en-US"/>
            </w:rPr>
          </w:rPrChange>
        </w:rPr>
        <w:t>SetTrigger</w:t>
      </w:r>
      <w:proofErr w:type="spellEnd"/>
      <w:r>
        <w:t xml:space="preserve"> внутри скрипта.</w:t>
      </w:r>
    </w:p>
    <w:p w14:paraId="2A7151BB" w14:textId="65AE8A03" w:rsidR="002B6897" w:rsidRPr="00EA48D4" w:rsidRDefault="00A17573" w:rsidP="000772EE">
      <w:r w:rsidRPr="001D736D"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12FC89DF" wp14:editId="5D8BD815">
            <wp:simplePos x="0" y="0"/>
            <wp:positionH relativeFrom="margin">
              <wp:posOffset>489585</wp:posOffset>
            </wp:positionH>
            <wp:positionV relativeFrom="paragraph">
              <wp:posOffset>1417320</wp:posOffset>
            </wp:positionV>
            <wp:extent cx="5349240" cy="1431925"/>
            <wp:effectExtent l="0" t="0" r="381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495C">
        <w:t>Для</w:t>
      </w:r>
      <w:r w:rsidR="00D47B04">
        <w:t xml:space="preserve"> </w:t>
      </w:r>
      <w:r w:rsidR="00B5495C">
        <w:t>записи</w:t>
      </w:r>
      <w:r w:rsidR="00D47B04">
        <w:t xml:space="preserve"> анимаци</w:t>
      </w:r>
      <w:r w:rsidR="00B5495C">
        <w:t>и</w:t>
      </w:r>
      <w:r w:rsidR="004E3648">
        <w:t xml:space="preserve"> внутри редактора </w:t>
      </w:r>
      <w:r w:rsidR="004E3648">
        <w:rPr>
          <w:lang w:val="en-US"/>
        </w:rPr>
        <w:t>Unity</w:t>
      </w:r>
      <w:r w:rsidR="00AC505F">
        <w:t xml:space="preserve">, используется окно </w:t>
      </w:r>
      <w:r w:rsidR="00AC505F">
        <w:rPr>
          <w:lang w:val="en-US"/>
        </w:rPr>
        <w:t>Animation</w:t>
      </w:r>
      <w:r w:rsidR="00AC505F">
        <w:t xml:space="preserve">. </w:t>
      </w:r>
      <w:r w:rsidR="007D6EE9">
        <w:t xml:space="preserve">При этом </w:t>
      </w:r>
      <w:r w:rsidR="00AC505F">
        <w:t xml:space="preserve">необходимо добавить только ключевые кадры анимации, </w:t>
      </w:r>
      <w:del w:id="907" w:author="AdminNB" w:date="2023-05-10T02:06:00Z">
        <w:r w:rsidR="00AC505F" w:rsidDel="00536E9D">
          <w:delText xml:space="preserve">все </w:delText>
        </w:r>
        <w:r w:rsidR="00C0157C" w:rsidDel="00536E9D">
          <w:delText>остально</w:delText>
        </w:r>
        <w:r w:rsidR="00AC505F" w:rsidDel="00536E9D">
          <w:delText xml:space="preserve">е </w:delText>
        </w:r>
        <w:r w:rsidR="001731D5" w:rsidDel="00536E9D">
          <w:delText>буде</w:delText>
        </w:r>
        <w:r w:rsidR="00AC505F" w:rsidDel="00536E9D">
          <w:delText xml:space="preserve">т </w:delText>
        </w:r>
        <w:r w:rsidR="001731D5" w:rsidDel="00536E9D">
          <w:delText>просчитано</w:delText>
        </w:r>
        <w:r w:rsidR="008C2A92" w:rsidDel="00536E9D">
          <w:delText xml:space="preserve"> и </w:delText>
        </w:r>
        <w:r w:rsidR="001731D5" w:rsidDel="00536E9D">
          <w:delText>добавлено</w:delText>
        </w:r>
        <w:r w:rsidR="00AC505F" w:rsidDel="00536E9D">
          <w:delText xml:space="preserve"> платформой </w:delText>
        </w:r>
        <w:r w:rsidR="00AC505F" w:rsidDel="00536E9D">
          <w:rPr>
            <w:lang w:val="en-US"/>
          </w:rPr>
          <w:delText>Unity</w:delText>
        </w:r>
        <w:r w:rsidR="00AC505F" w:rsidRPr="00AC505F" w:rsidDel="00536E9D">
          <w:delText xml:space="preserve"> </w:delText>
        </w:r>
      </w:del>
      <w:ins w:id="908" w:author="AdminNB" w:date="2023-05-10T02:06:00Z">
        <w:r w:rsidR="00536E9D">
          <w:t xml:space="preserve">остальные кадры будут рассчитаны </w:t>
        </w:r>
      </w:ins>
      <w:r w:rsidR="00AC505F">
        <w:t>автоматически.</w:t>
      </w:r>
      <w:r w:rsidR="00166291">
        <w:t xml:space="preserve"> Кадры анимации располага</w:t>
      </w:r>
      <w:r w:rsidR="002A7CD0">
        <w:t>ю</w:t>
      </w:r>
      <w:r w:rsidR="00166291">
        <w:t xml:space="preserve">тся на временной </w:t>
      </w:r>
      <w:r w:rsidR="002A7CD0">
        <w:t>шкале, определяющей</w:t>
      </w:r>
      <w:ins w:id="909" w:author="AdminNB" w:date="2023-05-10T02:07:00Z">
        <w:r w:rsidR="00536E9D">
          <w:t xml:space="preserve"> </w:t>
        </w:r>
      </w:ins>
      <w:del w:id="910" w:author="AdminNB" w:date="2023-05-10T02:07:00Z">
        <w:r w:rsidR="002A7CD0" w:rsidDel="00536E9D">
          <w:delText xml:space="preserve">, </w:delText>
        </w:r>
      </w:del>
      <w:r w:rsidR="002A7CD0">
        <w:t>в какой моме</w:t>
      </w:r>
      <w:r w:rsidR="00156BB2">
        <w:t>нт времени будет отображено новое состояние</w:t>
      </w:r>
      <w:ins w:id="911" w:author="AdminNB" w:date="2023-05-10T20:57:00Z">
        <w:r w:rsidR="00F16582">
          <w:t>, как это продемонстрировано на рисунке 1.8.</w:t>
        </w:r>
      </w:ins>
      <w:del w:id="912" w:author="AdminNB" w:date="2023-05-10T20:57:00Z">
        <w:r w:rsidR="002A7CD0" w:rsidDel="00F16582">
          <w:delText>.</w:delText>
        </w:r>
      </w:del>
      <w:r w:rsidR="00056C31">
        <w:t xml:space="preserve"> Таким образом возможно контролировать </w:t>
      </w:r>
      <w:del w:id="913" w:author="AdminNB" w:date="2023-05-10T02:07:00Z">
        <w:r w:rsidR="00056C31" w:rsidDel="00536E9D">
          <w:delText>протяженность</w:delText>
        </w:r>
        <w:r w:rsidR="002E1635" w:rsidDel="00536E9D">
          <w:delText xml:space="preserve"> </w:delText>
        </w:r>
      </w:del>
      <w:ins w:id="914" w:author="AdminNB" w:date="2023-05-10T02:07:00Z">
        <w:r w:rsidR="00536E9D">
          <w:t xml:space="preserve">продолжительность </w:t>
        </w:r>
      </w:ins>
      <w:r w:rsidR="002E1635">
        <w:t>записей</w:t>
      </w:r>
      <w:r w:rsidR="00056C31">
        <w:t>.</w:t>
      </w:r>
    </w:p>
    <w:p w14:paraId="31301F9F" w14:textId="2B0BBB4B" w:rsidR="00224B14" w:rsidRPr="00B92266" w:rsidRDefault="00224B14" w:rsidP="00224B14">
      <w:pPr>
        <w:pStyle w:val="afff3"/>
        <w:rPr>
          <w:noProof/>
        </w:rPr>
      </w:pPr>
      <w:r>
        <w:t>Рисунок 1.</w:t>
      </w:r>
      <w:ins w:id="915" w:author="AdminNB" w:date="2023-05-10T20:56:00Z">
        <w:r w:rsidR="00643521">
          <w:t>8</w:t>
        </w:r>
      </w:ins>
      <w:del w:id="916" w:author="AdminNB" w:date="2023-05-10T20:56:00Z">
        <w:r w:rsidR="005417CF" w:rsidDel="00643521">
          <w:delText>9</w:delText>
        </w:r>
      </w:del>
      <w:r>
        <w:t xml:space="preserve"> – Окно </w:t>
      </w:r>
      <w:r w:rsidR="00A82C93">
        <w:rPr>
          <w:lang w:val="en-US"/>
        </w:rPr>
        <w:t>Animation</w:t>
      </w:r>
    </w:p>
    <w:p w14:paraId="7E138AD2" w14:textId="139429FF" w:rsidR="00EA48D4" w:rsidRPr="00512966" w:rsidRDefault="00512966" w:rsidP="000772EE">
      <w:r>
        <w:rPr>
          <w:lang w:val="en-US"/>
        </w:rPr>
        <w:t>Unity</w:t>
      </w:r>
      <w:r w:rsidRPr="00512966">
        <w:t xml:space="preserve"> </w:t>
      </w:r>
      <w:r>
        <w:t xml:space="preserve">предоставляет возможность вызывать функции в </w:t>
      </w:r>
      <w:r w:rsidR="002A2655">
        <w:t>любой</w:t>
      </w:r>
      <w:r>
        <w:t xml:space="preserve"> момент анимации, например, </w:t>
      </w:r>
      <w:ins w:id="917" w:author="AdminNB" w:date="2023-05-10T02:07:00Z">
        <w:r w:rsidR="00536E9D">
          <w:t xml:space="preserve">в анимации атаки </w:t>
        </w:r>
      </w:ins>
      <w:ins w:id="918" w:author="AdminNB" w:date="2023-05-10T02:08:00Z">
        <w:r w:rsidR="00536E9D">
          <w:t>персонажа</w:t>
        </w:r>
      </w:ins>
      <w:ins w:id="919" w:author="AdminNB" w:date="2023-05-10T02:07:00Z">
        <w:r w:rsidR="00536E9D">
          <w:t xml:space="preserve"> </w:t>
        </w:r>
      </w:ins>
      <w:ins w:id="920" w:author="AdminNB" w:date="2023-05-10T02:08:00Z">
        <w:r w:rsidR="00536E9D">
          <w:t xml:space="preserve">– </w:t>
        </w:r>
      </w:ins>
      <w:r>
        <w:t xml:space="preserve">в момент удара мечом. </w:t>
      </w:r>
      <w:r w:rsidR="00000DB8">
        <w:t>Выделив мышкой место на временной шкале и нажав на кнопку «</w:t>
      </w:r>
      <w:r w:rsidR="002E65B6">
        <w:rPr>
          <w:lang w:val="en-US"/>
        </w:rPr>
        <w:t>Add</w:t>
      </w:r>
      <w:r w:rsidR="002E65B6" w:rsidRPr="002E65B6">
        <w:t xml:space="preserve"> </w:t>
      </w:r>
      <w:r w:rsidR="002E65B6">
        <w:rPr>
          <w:lang w:val="en-US"/>
        </w:rPr>
        <w:t>event</w:t>
      </w:r>
      <w:r w:rsidR="00000DB8">
        <w:t>»</w:t>
      </w:r>
      <w:r w:rsidR="007D7339">
        <w:t xml:space="preserve">, создается событие, которое </w:t>
      </w:r>
      <w:r w:rsidR="00BE61A8">
        <w:t>будет вызывать указанные функции</w:t>
      </w:r>
      <w:r w:rsidR="005377E5">
        <w:t xml:space="preserve"> </w:t>
      </w:r>
      <w:r w:rsidR="00FB54DC">
        <w:t xml:space="preserve">в момент </w:t>
      </w:r>
      <w:del w:id="921" w:author="AdminNB" w:date="2023-05-10T02:08:00Z">
        <w:r w:rsidR="00FB54DC" w:rsidDel="00536E9D">
          <w:delText xml:space="preserve">проигрывания </w:delText>
        </w:r>
      </w:del>
      <w:ins w:id="922" w:author="AdminNB" w:date="2023-05-10T02:08:00Z">
        <w:r w:rsidR="00536E9D">
          <w:t xml:space="preserve">воспроизведения </w:t>
        </w:r>
      </w:ins>
      <w:r w:rsidR="00FB54DC">
        <w:t>анимации.</w:t>
      </w:r>
      <w:r w:rsidR="00BA7E34">
        <w:t xml:space="preserve"> </w:t>
      </w:r>
      <w:del w:id="923" w:author="AdminNB" w:date="2023-05-10T02:08:00Z">
        <w:r w:rsidR="00BA7E34" w:rsidDel="00536E9D">
          <w:delText>Функции, которые упомянуты выше</w:delText>
        </w:r>
      </w:del>
      <w:ins w:id="924" w:author="AdminNB" w:date="2023-05-10T02:08:00Z">
        <w:r w:rsidR="00536E9D">
          <w:t>Эти функции</w:t>
        </w:r>
      </w:ins>
      <w:del w:id="925" w:author="AdminNB" w:date="2023-05-10T02:09:00Z">
        <w:r w:rsidR="00BA7E34" w:rsidDel="00536E9D">
          <w:delText>,</w:delText>
        </w:r>
      </w:del>
      <w:r w:rsidR="00BA7E34">
        <w:t xml:space="preserve"> должны быть </w:t>
      </w:r>
      <w:del w:id="926" w:author="AdminNB" w:date="2023-05-10T02:09:00Z">
        <w:r w:rsidR="00BA7E34" w:rsidDel="00536E9D">
          <w:delText xml:space="preserve">публичными </w:delText>
        </w:r>
      </w:del>
      <w:ins w:id="927" w:author="AdminNB" w:date="2023-05-10T02:09:00Z">
        <w:r w:rsidR="00536E9D">
          <w:t xml:space="preserve">определены с модификатором </w:t>
        </w:r>
        <w:proofErr w:type="spellStart"/>
        <w:r w:rsidR="00536E9D" w:rsidRPr="00536E9D">
          <w:rPr>
            <w:rStyle w:val="aff8"/>
            <w:rFonts w:eastAsiaTheme="minorHAnsi"/>
            <w:rPrChange w:id="928" w:author="AdminNB" w:date="2023-05-10T02:09:00Z">
              <w:rPr>
                <w:lang w:val="en-US"/>
              </w:rPr>
            </w:rPrChange>
          </w:rPr>
          <w:t>public</w:t>
        </w:r>
        <w:proofErr w:type="spellEnd"/>
        <w:r w:rsidR="00536E9D">
          <w:t xml:space="preserve"> </w:t>
        </w:r>
      </w:ins>
      <w:r w:rsidR="00BA7E34">
        <w:t xml:space="preserve">и </w:t>
      </w:r>
      <w:ins w:id="929" w:author="AdminNB" w:date="2023-05-10T02:09:00Z">
        <w:r w:rsidR="00536E9D">
          <w:t xml:space="preserve">должны </w:t>
        </w:r>
      </w:ins>
      <w:r w:rsidR="00BA7E34">
        <w:t>принадлежать сценарию того же игров</w:t>
      </w:r>
      <w:r w:rsidR="000326F0">
        <w:t>о</w:t>
      </w:r>
      <w:r w:rsidR="00BA7E34">
        <w:t>го объекта</w:t>
      </w:r>
      <w:del w:id="930" w:author="AdminNB" w:date="2023-05-10T02:09:00Z">
        <w:r w:rsidR="00BA7E34" w:rsidDel="00536E9D">
          <w:delText>, чтобы все работало правильно</w:delText>
        </w:r>
      </w:del>
      <w:r w:rsidR="000326F0">
        <w:t>.</w:t>
      </w:r>
    </w:p>
    <w:p w14:paraId="64C0E2A7" w14:textId="31362864" w:rsidR="00AF36A1" w:rsidRPr="00F16582" w:rsidRDefault="00536E9D" w:rsidP="0010423B">
      <w:pPr>
        <w:rPr>
          <w:rPrChange w:id="931" w:author="AdminNB" w:date="2023-05-10T20:56:00Z">
            <w:rPr>
              <w:color w:val="FF0000"/>
            </w:rPr>
          </w:rPrChange>
        </w:rPr>
      </w:pPr>
      <w:ins w:id="932" w:author="AdminNB" w:date="2023-05-10T02:10:00Z">
        <w:r>
          <w:t>Согласно анализу технологий разработки видеоигр и аналогичных продуктов</w:t>
        </w:r>
      </w:ins>
      <w:ins w:id="933" w:author="AdminNB" w:date="2023-05-10T02:11:00Z">
        <w:r>
          <w:t xml:space="preserve">, описанному в этой главе, </w:t>
        </w:r>
      </w:ins>
      <w:del w:id="934" w:author="AdminNB" w:date="2023-05-10T02:11:00Z">
        <w:r w:rsidR="007444E2" w:rsidDel="00536E9D">
          <w:delText>П</w:delText>
        </w:r>
      </w:del>
      <w:ins w:id="935" w:author="AdminNB" w:date="2023-05-10T02:11:00Z">
        <w:r>
          <w:t>п</w:t>
        </w:r>
      </w:ins>
      <w:r w:rsidR="007444E2">
        <w:t xml:space="preserve">ри создании </w:t>
      </w:r>
      <w:r w:rsidR="00221991">
        <w:t>игры</w:t>
      </w:r>
      <w:r w:rsidR="007444E2">
        <w:t xml:space="preserve"> будет использоваться платформа для разработки видеоигр </w:t>
      </w:r>
      <w:r w:rsidR="007444E2">
        <w:rPr>
          <w:lang w:val="en-US"/>
        </w:rPr>
        <w:t>Unity</w:t>
      </w:r>
      <w:r w:rsidR="007444E2" w:rsidRPr="007444E2">
        <w:t xml:space="preserve"> </w:t>
      </w:r>
      <w:del w:id="936" w:author="AdminNB" w:date="2023-05-10T02:11:00Z">
        <w:r w:rsidR="007444E2" w:rsidDel="00536E9D">
          <w:delText>в сочетании</w:delText>
        </w:r>
      </w:del>
      <w:ins w:id="937" w:author="AdminNB" w:date="2023-05-10T02:11:00Z">
        <w:r>
          <w:t>с использованием</w:t>
        </w:r>
      </w:ins>
      <w:r w:rsidR="007444E2">
        <w:t xml:space="preserve"> </w:t>
      </w:r>
      <w:ins w:id="938" w:author="AdminNB" w:date="2023-05-10T02:11:00Z">
        <w:r>
          <w:t xml:space="preserve">изображений, анимаций и аудиофайлов </w:t>
        </w:r>
      </w:ins>
      <w:ins w:id="939" w:author="AdminNB" w:date="2023-05-10T02:12:00Z">
        <w:r>
          <w:t>из</w:t>
        </w:r>
      </w:ins>
      <w:del w:id="940" w:author="AdminNB" w:date="2023-05-10T02:12:00Z">
        <w:r w:rsidR="007444E2" w:rsidDel="00536E9D">
          <w:delText>с</w:delText>
        </w:r>
      </w:del>
      <w:r w:rsidR="007444E2">
        <w:t xml:space="preserve"> магазин</w:t>
      </w:r>
      <w:ins w:id="941" w:author="AdminNB" w:date="2023-05-10T02:12:00Z">
        <w:r>
          <w:t>а</w:t>
        </w:r>
      </w:ins>
      <w:del w:id="942" w:author="AdminNB" w:date="2023-05-10T02:12:00Z">
        <w:r w:rsidR="007444E2" w:rsidDel="00536E9D">
          <w:delText>ом</w:delText>
        </w:r>
      </w:del>
      <w:r w:rsidR="007444E2">
        <w:t xml:space="preserve"> </w:t>
      </w:r>
      <w:r w:rsidR="007444E2">
        <w:rPr>
          <w:lang w:val="en-US"/>
        </w:rPr>
        <w:t>Unity</w:t>
      </w:r>
      <w:r w:rsidR="007444E2" w:rsidRPr="007444E2">
        <w:t xml:space="preserve"> </w:t>
      </w:r>
      <w:r w:rsidR="007444E2">
        <w:rPr>
          <w:lang w:val="en-US"/>
        </w:rPr>
        <w:t>Asset</w:t>
      </w:r>
      <w:r w:rsidR="007444E2" w:rsidRPr="007444E2">
        <w:t xml:space="preserve"> </w:t>
      </w:r>
      <w:r w:rsidR="007444E2">
        <w:rPr>
          <w:lang w:val="en-US"/>
        </w:rPr>
        <w:t>Store</w:t>
      </w:r>
      <w:del w:id="943" w:author="AdminNB" w:date="2023-05-10T02:12:00Z">
        <w:r w:rsidR="007444E2" w:rsidDel="00536E9D">
          <w:delText>, откуда будут взяты</w:delText>
        </w:r>
      </w:del>
      <w:del w:id="944" w:author="AdminNB" w:date="2023-05-10T02:11:00Z">
        <w:r w:rsidR="007444E2" w:rsidDel="00536E9D">
          <w:delText xml:space="preserve"> изображения,</w:delText>
        </w:r>
        <w:r w:rsidR="00761BC7" w:rsidDel="00536E9D">
          <w:delText xml:space="preserve"> анимации и аудиофайлы</w:delText>
        </w:r>
      </w:del>
      <w:r w:rsidR="00761BC7">
        <w:t>.</w:t>
      </w:r>
      <w:r w:rsidR="00596CDF">
        <w:t xml:space="preserve"> В игре нужно будет преодолевать препятствия, появляющиеся случайно</w:t>
      </w:r>
      <w:r w:rsidR="00516F1B">
        <w:t>. С</w:t>
      </w:r>
      <w:r w:rsidR="00596CDF">
        <w:t xml:space="preserve">ложность </w:t>
      </w:r>
      <w:r w:rsidR="00516F1B">
        <w:t xml:space="preserve">игры </w:t>
      </w:r>
      <w:r w:rsidR="00677BA8">
        <w:t>будет возрастать со временем</w:t>
      </w:r>
      <w:r w:rsidR="00E02585">
        <w:t xml:space="preserve"> за счет увеличения скорости движения игрока и частоты появления преград</w:t>
      </w:r>
      <w:r w:rsidR="009F2193">
        <w:t>.</w:t>
      </w:r>
      <w:r w:rsidR="00677BA8">
        <w:t xml:space="preserve"> </w:t>
      </w:r>
      <w:r w:rsidR="001300FA">
        <w:t>Во время игры будет происходить расчет очков и сохранение лучшего результата</w:t>
      </w:r>
      <w:r w:rsidR="001300FA" w:rsidRPr="00084B77">
        <w:t>.</w:t>
      </w:r>
    </w:p>
    <w:p w14:paraId="4EF02531" w14:textId="167B514D" w:rsidR="00AF36A1" w:rsidDel="00A17573" w:rsidRDefault="00AF36A1" w:rsidP="000772EE">
      <w:pPr>
        <w:rPr>
          <w:del w:id="945" w:author="Anton Log" w:date="2023-05-10T17:49:00Z"/>
          <w:color w:val="FF0000"/>
        </w:rPr>
      </w:pPr>
    </w:p>
    <w:p w14:paraId="7A7981AA" w14:textId="3E353B4A" w:rsidR="00AF36A1" w:rsidRPr="00B96235" w:rsidRDefault="00AF36A1" w:rsidP="00AF36A1">
      <w:pPr>
        <w:pStyle w:val="affa"/>
      </w:pPr>
      <w:bookmarkStart w:id="946" w:name="_Toc134632476"/>
      <w:r>
        <w:t>Глава 2 Проектирование и программная реализация видеоигры</w:t>
      </w:r>
      <w:bookmarkEnd w:id="946"/>
    </w:p>
    <w:p w14:paraId="63F7A2B4" w14:textId="7B8659AC" w:rsidR="0003782E" w:rsidRPr="0003782E" w:rsidRDefault="00AF36A1" w:rsidP="0003782E">
      <w:pPr>
        <w:pStyle w:val="21"/>
        <w:ind w:hanging="11"/>
      </w:pPr>
      <w:bookmarkStart w:id="947" w:name="_Toc134632477"/>
      <w:r>
        <w:t>Концепция игры</w:t>
      </w:r>
      <w:bookmarkEnd w:id="947"/>
    </w:p>
    <w:p w14:paraId="0345755A" w14:textId="609E2AE5" w:rsidR="0000120B" w:rsidRPr="0000120B" w:rsidRDefault="0000120B" w:rsidP="0003782E">
      <w:pPr>
        <w:rPr>
          <w:ins w:id="948" w:author="Anton Log" w:date="2023-05-10T12:09:00Z"/>
          <w:lang w:val="ru-BY"/>
          <w:rPrChange w:id="949" w:author="Anton Log" w:date="2023-05-10T12:10:00Z">
            <w:rPr>
              <w:ins w:id="950" w:author="Anton Log" w:date="2023-05-10T12:09:00Z"/>
            </w:rPr>
          </w:rPrChange>
        </w:rPr>
      </w:pPr>
      <w:ins w:id="951" w:author="Anton Log" w:date="2023-05-10T12:09:00Z">
        <w:r>
          <w:rPr>
            <w:lang w:val="ru-BY"/>
          </w:rPr>
          <w:t xml:space="preserve">Подлежащая разработке видеоигра была названа </w:t>
        </w:r>
      </w:ins>
      <w:ins w:id="952" w:author="Anton Log" w:date="2023-05-10T12:10:00Z">
        <w:r>
          <w:t>«</w:t>
        </w:r>
        <w:r>
          <w:rPr>
            <w:lang w:val="en-US"/>
          </w:rPr>
          <w:t>Running</w:t>
        </w:r>
        <w:r w:rsidRPr="0000120B">
          <w:rPr>
            <w:rPrChange w:id="953" w:author="Anton Log" w:date="2023-05-10T12:10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Knight</w:t>
        </w:r>
        <w:r>
          <w:t>»</w:t>
        </w:r>
        <w:r>
          <w:rPr>
            <w:lang w:val="ru-BY"/>
          </w:rPr>
          <w:t>.</w:t>
        </w:r>
      </w:ins>
    </w:p>
    <w:p w14:paraId="78096FF2" w14:textId="3902CF9B" w:rsidR="0003782E" w:rsidRDefault="0003782E" w:rsidP="0003782E">
      <w:r>
        <w:t>«</w:t>
      </w:r>
      <w:proofErr w:type="spellStart"/>
      <w:r>
        <w:t>Running</w:t>
      </w:r>
      <w:proofErr w:type="spellEnd"/>
      <w:r>
        <w:t xml:space="preserve"> </w:t>
      </w:r>
      <w:proofErr w:type="spellStart"/>
      <w:r>
        <w:t>Knight</w:t>
      </w:r>
      <w:proofErr w:type="spellEnd"/>
      <w:r>
        <w:t xml:space="preserve">» – это </w:t>
      </w:r>
      <w:ins w:id="954" w:author="Anton Log" w:date="2023-05-10T12:16:00Z">
        <w:r w:rsidR="002C7912">
          <w:t>«</w:t>
        </w:r>
      </w:ins>
      <w:del w:id="955" w:author="Anton Log" w:date="2023-05-10T12:16:00Z">
        <w:r w:rsidDel="002C7912">
          <w:delText>2</w:delText>
        </w:r>
        <w:r w:rsidDel="002C7912">
          <w:rPr>
            <w:lang w:val="en-US"/>
          </w:rPr>
          <w:delText>D</w:delText>
        </w:r>
        <w:r w:rsidDel="002C7912">
          <w:delText>-</w:delText>
        </w:r>
      </w:del>
      <w:r>
        <w:t>игра</w:t>
      </w:r>
      <w:ins w:id="956" w:author="Anton Log" w:date="2023-05-10T12:16:00Z">
        <w:r w:rsidR="002C7912">
          <w:rPr>
            <w:lang w:val="ru-BY"/>
          </w:rPr>
          <w:t>-раннер</w:t>
        </w:r>
        <w:r w:rsidR="002C7912">
          <w:t>»</w:t>
        </w:r>
        <w:r w:rsidR="002C7912">
          <w:rPr>
            <w:lang w:val="ru-BY"/>
          </w:rPr>
          <w:t xml:space="preserve"> с двумерной графикой</w:t>
        </w:r>
      </w:ins>
      <w:r>
        <w:t>, в которой игроку нужно преодолевать препятствия и противников, набирая при этом очки. Персонаж игрока движется с увеличивающейся со временем скоростью</w:t>
      </w:r>
      <w:del w:id="957" w:author="Anton Log" w:date="2023-05-10T12:11:00Z">
        <w:r w:rsidDel="0000120B">
          <w:delText xml:space="preserve"> вправо</w:delText>
        </w:r>
      </w:del>
      <w:r>
        <w:t xml:space="preserve">, при этом на его пути встречаются ловушки и противники, которые при соприкосновении с игроком наносят ему урон – отнимают одну единицу жизни. Когда количество жизней иссякает, игра заканчивается, и игроку необходимо начинать сначала. Препятствия </w:t>
      </w:r>
      <w:ins w:id="958" w:author="Anton Log" w:date="2023-05-10T12:14:00Z">
        <w:r w:rsidR="0000120B">
          <w:rPr>
            <w:lang w:val="ru-BY"/>
          </w:rPr>
          <w:t xml:space="preserve">случайного типа </w:t>
        </w:r>
      </w:ins>
      <w:r>
        <w:t xml:space="preserve">появляются </w:t>
      </w:r>
      <w:del w:id="959" w:author="Anton Log" w:date="2023-05-10T12:13:00Z">
        <w:r w:rsidDel="0000120B">
          <w:delText xml:space="preserve">со </w:delText>
        </w:r>
      </w:del>
      <w:ins w:id="960" w:author="Anton Log" w:date="2023-05-10T12:13:00Z">
        <w:r w:rsidR="0000120B">
          <w:rPr>
            <w:lang w:val="ru-BY"/>
          </w:rPr>
          <w:t>в</w:t>
        </w:r>
        <w:r w:rsidR="0000120B">
          <w:t xml:space="preserve"> </w:t>
        </w:r>
      </w:ins>
      <w:r>
        <w:t>случайны</w:t>
      </w:r>
      <w:del w:id="961" w:author="Anton Log" w:date="2023-05-10T12:13:00Z">
        <w:r w:rsidDel="0000120B">
          <w:delText xml:space="preserve">м </w:delText>
        </w:r>
      </w:del>
      <w:del w:id="962" w:author="Anton Log" w:date="2023-05-10T12:12:00Z">
        <w:r w:rsidDel="0000120B">
          <w:delText xml:space="preserve">промежутком </w:delText>
        </w:r>
      </w:del>
      <w:ins w:id="963" w:author="Anton Log" w:date="2023-05-10T12:13:00Z">
        <w:r w:rsidR="0000120B">
          <w:rPr>
            <w:lang w:val="ru-BY"/>
          </w:rPr>
          <w:t>й</w:t>
        </w:r>
      </w:ins>
      <w:ins w:id="964" w:author="Anton Log" w:date="2023-05-10T12:12:00Z">
        <w:r w:rsidR="0000120B">
          <w:t xml:space="preserve"> </w:t>
        </w:r>
      </w:ins>
      <w:del w:id="965" w:author="Anton Log" w:date="2023-05-10T12:13:00Z">
        <w:r w:rsidDel="0000120B">
          <w:delText xml:space="preserve">времени </w:delText>
        </w:r>
      </w:del>
      <w:ins w:id="966" w:author="Anton Log" w:date="2023-05-10T12:13:00Z">
        <w:r w:rsidR="0000120B">
          <w:rPr>
            <w:lang w:val="ru-BY"/>
          </w:rPr>
          <w:t>момент</w:t>
        </w:r>
      </w:ins>
      <w:ins w:id="967" w:author="Anton Log" w:date="2023-05-10T12:14:00Z">
        <w:r w:rsidR="0000120B">
          <w:rPr>
            <w:lang w:val="ru-BY"/>
          </w:rPr>
          <w:t xml:space="preserve"> времени</w:t>
        </w:r>
      </w:ins>
      <w:del w:id="968" w:author="Anton Log" w:date="2023-05-10T12:14:00Z">
        <w:r w:rsidDel="0000120B">
          <w:delText>и случайным образом</w:delText>
        </w:r>
      </w:del>
      <w:r>
        <w:t xml:space="preserve">, </w:t>
      </w:r>
      <w:del w:id="969" w:author="Anton Log" w:date="2023-05-10T12:14:00Z">
        <w:r w:rsidDel="0000120B">
          <w:delText>создавая таким образом</w:delText>
        </w:r>
      </w:del>
      <w:ins w:id="970" w:author="Anton Log" w:date="2023-05-10T12:14:00Z">
        <w:r w:rsidR="0000120B">
          <w:rPr>
            <w:lang w:val="ru-BY"/>
          </w:rPr>
          <w:t>что создает</w:t>
        </w:r>
      </w:ins>
      <w:r>
        <w:t xml:space="preserve"> множество уникальных ситуаций, </w:t>
      </w:r>
      <w:del w:id="971" w:author="Anton Log" w:date="2023-05-10T12:14:00Z">
        <w:r w:rsidDel="0000120B">
          <w:delText xml:space="preserve">проверяющие </w:delText>
        </w:r>
      </w:del>
      <w:ins w:id="972" w:author="Anton Log" w:date="2023-05-10T12:14:00Z">
        <w:r w:rsidR="0000120B">
          <w:t xml:space="preserve">проверяющих </w:t>
        </w:r>
      </w:ins>
      <w:r>
        <w:t>мастерство и реакцию</w:t>
      </w:r>
      <w:del w:id="973" w:author="Anton Log" w:date="2023-05-10T12:15:00Z">
        <w:r w:rsidDel="0000120B">
          <w:delText xml:space="preserve"> </w:delText>
        </w:r>
      </w:del>
      <w:del w:id="974" w:author="Anton Log" w:date="2023-05-10T12:14:00Z">
        <w:r w:rsidDel="0000120B">
          <w:delText>пользователя</w:delText>
        </w:r>
      </w:del>
      <w:r>
        <w:t>. Игрок соревнуется с самим собой на установление нового лучшего счета.</w:t>
      </w:r>
    </w:p>
    <w:p w14:paraId="241805FC" w14:textId="7C2111BD" w:rsidR="000768C3" w:rsidRDefault="00082556" w:rsidP="000772EE">
      <w:del w:id="975" w:author="Anton Log" w:date="2023-05-10T12:17:00Z">
        <w:r w:rsidDel="006E3122">
          <w:delText xml:space="preserve">Были </w:delText>
        </w:r>
      </w:del>
      <w:ins w:id="976" w:author="Anton Log" w:date="2023-05-10T12:18:00Z">
        <w:r w:rsidR="006E3122">
          <w:rPr>
            <w:lang w:val="ru-BY"/>
          </w:rPr>
          <w:t>Задачей разработки являетс</w:t>
        </w:r>
      </w:ins>
      <w:ins w:id="977" w:author="Anton Log" w:date="2023-05-10T12:19:00Z">
        <w:r w:rsidR="006E3122">
          <w:rPr>
            <w:lang w:val="ru-BY"/>
          </w:rPr>
          <w:t>я</w:t>
        </w:r>
      </w:ins>
      <w:del w:id="978" w:author="Anton Log" w:date="2023-05-10T12:17:00Z">
        <w:r w:rsidDel="006E3122">
          <w:delText>поставлены следующие задачи:</w:delText>
        </w:r>
      </w:del>
      <w:r w:rsidR="00255A6C">
        <w:t xml:space="preserve"> </w:t>
      </w:r>
      <w:ins w:id="979" w:author="AdminNB" w:date="2023-05-10T21:00:00Z">
        <w:r w:rsidR="00221E7B">
          <w:t>создание</w:t>
        </w:r>
      </w:ins>
      <w:ins w:id="980" w:author="Anton Log" w:date="2023-05-10T12:19:00Z">
        <w:del w:id="981" w:author="AdminNB" w:date="2023-05-10T21:00:00Z">
          <w:r w:rsidR="006E3122" w:rsidDel="00221E7B">
            <w:delText>созд</w:delText>
          </w:r>
        </w:del>
        <w:del w:id="982" w:author="AdminNB" w:date="2023-05-10T20:59:00Z">
          <w:r w:rsidR="006E3122" w:rsidDel="00221E7B">
            <w:delText>а</w:delText>
          </w:r>
        </w:del>
        <w:del w:id="983" w:author="AdminNB" w:date="2023-05-10T21:00:00Z">
          <w:r w:rsidR="006E3122" w:rsidDel="00221E7B">
            <w:rPr>
              <w:lang w:val="ru-BY"/>
            </w:rPr>
            <w:delText>ние</w:delText>
          </w:r>
        </w:del>
        <w:r w:rsidR="006E3122">
          <w:t xml:space="preserve"> двумерн</w:t>
        </w:r>
        <w:r w:rsidR="006E3122">
          <w:rPr>
            <w:lang w:val="ru-BY"/>
          </w:rPr>
          <w:t>ой</w:t>
        </w:r>
        <w:r w:rsidR="006E3122">
          <w:t xml:space="preserve"> бесконечн</w:t>
        </w:r>
      </w:ins>
      <w:ins w:id="984" w:author="Anton Log" w:date="2023-05-10T12:21:00Z">
        <w:r w:rsidR="006E3122">
          <w:rPr>
            <w:lang w:val="ru-BY"/>
          </w:rPr>
          <w:t>ой</w:t>
        </w:r>
      </w:ins>
      <w:ins w:id="985" w:author="Anton Log" w:date="2023-05-10T12:19:00Z">
        <w:r w:rsidR="006E3122">
          <w:t xml:space="preserve"> </w:t>
        </w:r>
      </w:ins>
      <w:del w:id="986" w:author="Anton Log" w:date="2023-05-10T12:19:00Z">
        <w:r w:rsidR="00255A6C" w:rsidDel="006E3122">
          <w:delText xml:space="preserve">с </w:delText>
        </w:r>
      </w:del>
      <w:ins w:id="987" w:author="Anton Log" w:date="2023-05-10T12:19:00Z">
        <w:r w:rsidR="006E3122">
          <w:t>«</w:t>
        </w:r>
        <w:r w:rsidR="006E3122">
          <w:rPr>
            <w:lang w:val="ru-BY"/>
          </w:rPr>
          <w:t>игры-раннера</w:t>
        </w:r>
        <w:r w:rsidR="006E3122">
          <w:t xml:space="preserve">» </w:t>
        </w:r>
        <w:r w:rsidR="006E3122">
          <w:rPr>
            <w:lang w:val="en-US"/>
          </w:rPr>
          <w:t>c</w:t>
        </w:r>
        <w:r w:rsidR="006E3122" w:rsidRPr="006E3122">
          <w:rPr>
            <w:rPrChange w:id="988" w:author="Anton Log" w:date="2023-05-10T12:19:00Z">
              <w:rPr>
                <w:lang w:val="en-US"/>
              </w:rPr>
            </w:rPrChange>
          </w:rPr>
          <w:t xml:space="preserve"> </w:t>
        </w:r>
      </w:ins>
      <w:r w:rsidR="00255A6C">
        <w:t xml:space="preserve">помощью инструментов </w:t>
      </w:r>
      <w:del w:id="989" w:author="Anton Log" w:date="2023-05-10T12:19:00Z">
        <w:r w:rsidR="00255A6C" w:rsidDel="006E3122">
          <w:delText>игрового движка</w:delText>
        </w:r>
      </w:del>
      <w:ins w:id="990" w:author="Anton Log" w:date="2023-05-10T12:19:00Z">
        <w:r w:rsidR="006E3122">
          <w:rPr>
            <w:lang w:val="ru-BY"/>
          </w:rPr>
          <w:t>платформы</w:t>
        </w:r>
      </w:ins>
      <w:r w:rsidR="00255A6C">
        <w:t xml:space="preserve"> </w:t>
      </w:r>
      <w:r w:rsidR="00255A6C">
        <w:rPr>
          <w:lang w:val="en-US"/>
        </w:rPr>
        <w:t>Unity</w:t>
      </w:r>
      <w:r w:rsidR="00255A6C">
        <w:t xml:space="preserve"> и компонентов из </w:t>
      </w:r>
      <w:r w:rsidR="00255A6C">
        <w:rPr>
          <w:lang w:val="en-US"/>
        </w:rPr>
        <w:t>Unity</w:t>
      </w:r>
      <w:r w:rsidR="00255A6C" w:rsidRPr="00255A6C">
        <w:t xml:space="preserve"> </w:t>
      </w:r>
      <w:r w:rsidR="00255A6C">
        <w:rPr>
          <w:lang w:val="en-US"/>
        </w:rPr>
        <w:t>Asset</w:t>
      </w:r>
      <w:r w:rsidR="00255A6C" w:rsidRPr="00255A6C">
        <w:t xml:space="preserve"> </w:t>
      </w:r>
      <w:r w:rsidR="00255A6C">
        <w:rPr>
          <w:lang w:val="en-US"/>
        </w:rPr>
        <w:t>Store</w:t>
      </w:r>
      <w:ins w:id="991" w:author="Anton Log" w:date="2023-05-10T12:21:00Z">
        <w:r w:rsidR="006E3122">
          <w:rPr>
            <w:lang w:val="ru-BY"/>
          </w:rPr>
          <w:t>, которая</w:t>
        </w:r>
      </w:ins>
      <w:del w:id="992" w:author="Anton Log" w:date="2023-05-10T12:19:00Z">
        <w:r w:rsidDel="006E3122">
          <w:delText xml:space="preserve"> создать двумерную бесконечную видеоигру</w:delText>
        </w:r>
        <w:r w:rsidR="00526CA4" w:rsidDel="006E3122">
          <w:delText xml:space="preserve"> </w:delText>
        </w:r>
      </w:del>
      <w:ins w:id="993" w:author="Anton Log" w:date="2023-05-10T12:20:00Z">
        <w:r w:rsidR="006E3122">
          <w:rPr>
            <w:lang w:val="ru-BY"/>
          </w:rPr>
          <w:t xml:space="preserve"> должна содержать </w:t>
        </w:r>
      </w:ins>
      <w:del w:id="994" w:author="Anton Log" w:date="2023-05-10T12:20:00Z">
        <w:r w:rsidR="00526CA4" w:rsidDel="006E3122">
          <w:delText xml:space="preserve">с </w:delText>
        </w:r>
      </w:del>
      <w:ins w:id="995" w:author="Anton Log" w:date="2023-05-10T12:26:00Z">
        <w:r w:rsidR="00B53268">
          <w:rPr>
            <w:lang w:val="ru-BY"/>
          </w:rPr>
          <w:t>три</w:t>
        </w:r>
      </w:ins>
      <w:ins w:id="996" w:author="Anton Log" w:date="2023-05-10T12:21:00Z">
        <w:r w:rsidR="006E3122">
          <w:rPr>
            <w:lang w:val="ru-BY"/>
          </w:rPr>
          <w:t xml:space="preserve"> типа препятствий</w:t>
        </w:r>
      </w:ins>
      <w:ins w:id="997" w:author="Anton Log" w:date="2023-05-10T12:26:00Z">
        <w:r w:rsidR="00B53268">
          <w:rPr>
            <w:lang w:val="ru-BY"/>
          </w:rPr>
          <w:t xml:space="preserve"> (две ловушки</w:t>
        </w:r>
      </w:ins>
      <w:del w:id="998" w:author="Anton Log" w:date="2023-05-10T12:20:00Z">
        <w:r w:rsidR="00526CA4" w:rsidDel="006E3122">
          <w:delText>2</w:delText>
        </w:r>
        <w:r w:rsidR="00A33BD5" w:rsidDel="006E3122">
          <w:delText>-мя</w:delText>
        </w:r>
      </w:del>
      <w:del w:id="999" w:author="Anton Log" w:date="2023-05-10T12:21:00Z">
        <w:r w:rsidR="00526CA4" w:rsidDel="006E3122">
          <w:delText xml:space="preserve"> ловушками</w:delText>
        </w:r>
      </w:del>
      <w:r w:rsidR="00526CA4">
        <w:t xml:space="preserve">, </w:t>
      </w:r>
      <w:del w:id="1000" w:author="Anton Log" w:date="2023-05-10T12:20:00Z">
        <w:r w:rsidR="00A33BD5" w:rsidDel="006E3122">
          <w:delText>1-им</w:delText>
        </w:r>
      </w:del>
      <w:ins w:id="1001" w:author="Anton Log" w:date="2023-05-10T12:20:00Z">
        <w:r w:rsidR="006E3122">
          <w:rPr>
            <w:lang w:val="ru-BY"/>
          </w:rPr>
          <w:t>одного</w:t>
        </w:r>
      </w:ins>
      <w:r w:rsidR="00526CA4">
        <w:t xml:space="preserve"> </w:t>
      </w:r>
      <w:del w:id="1002" w:author="Anton Log" w:date="2023-05-10T12:20:00Z">
        <w:r w:rsidR="00526CA4" w:rsidDel="006E3122">
          <w:delText>противником</w:delText>
        </w:r>
      </w:del>
      <w:ins w:id="1003" w:author="Anton Log" w:date="2023-05-10T12:20:00Z">
        <w:r w:rsidR="006E3122">
          <w:t>противник</w:t>
        </w:r>
        <w:r w:rsidR="006E3122">
          <w:rPr>
            <w:lang w:val="ru-BY"/>
          </w:rPr>
          <w:t>а</w:t>
        </w:r>
      </w:ins>
      <w:ins w:id="1004" w:author="Anton Log" w:date="2023-05-10T12:26:00Z">
        <w:r w:rsidR="00B53268">
          <w:rPr>
            <w:lang w:val="ru-BY"/>
          </w:rPr>
          <w:t>)</w:t>
        </w:r>
      </w:ins>
      <w:r w:rsidR="00526CA4">
        <w:t xml:space="preserve">, </w:t>
      </w:r>
      <w:del w:id="1005" w:author="Anton Log" w:date="2023-05-10T12:20:00Z">
        <w:r w:rsidR="00526CA4" w:rsidDel="006E3122">
          <w:delText>3</w:delText>
        </w:r>
        <w:r w:rsidR="00A33BD5" w:rsidDel="006E3122">
          <w:delText>-</w:delText>
        </w:r>
      </w:del>
      <w:ins w:id="1006" w:author="Anton Log" w:date="2023-05-10T12:20:00Z">
        <w:r w:rsidR="006E3122">
          <w:rPr>
            <w:lang w:val="ru-BY"/>
          </w:rPr>
          <w:t xml:space="preserve">три </w:t>
        </w:r>
      </w:ins>
      <w:del w:id="1007" w:author="Anton Log" w:date="2023-05-10T12:20:00Z">
        <w:r w:rsidR="00A33BD5" w:rsidDel="006E3122">
          <w:delText>мя</w:delText>
        </w:r>
      </w:del>
      <w:del w:id="1008" w:author="AdminNB" w:date="2023-05-10T21:00:00Z">
        <w:r w:rsidR="00526CA4" w:rsidDel="003270B1">
          <w:delText xml:space="preserve"> </w:delText>
        </w:r>
      </w:del>
      <w:r w:rsidR="00526CA4">
        <w:t>бонуса</w:t>
      </w:r>
      <w:del w:id="1009" w:author="Anton Log" w:date="2023-05-10T12:20:00Z">
        <w:r w:rsidR="00526CA4" w:rsidDel="006E3122">
          <w:delText xml:space="preserve">ми; нарисовать </w:delText>
        </w:r>
        <w:r w:rsidR="00747C2B" w:rsidDel="006E3122">
          <w:delText>од</w:delText>
        </w:r>
        <w:r w:rsidR="00A33BD5" w:rsidDel="006E3122">
          <w:delText xml:space="preserve">ну </w:delText>
        </w:r>
        <w:r w:rsidR="00526CA4" w:rsidDel="006E3122">
          <w:delText>анимацию</w:delText>
        </w:r>
      </w:del>
      <w:ins w:id="1010" w:author="Anton Log" w:date="2023-05-10T12:20:00Z">
        <w:r w:rsidR="006E3122">
          <w:rPr>
            <w:lang w:val="ru-BY"/>
          </w:rPr>
          <w:t>, одну оригинальну</w:t>
        </w:r>
      </w:ins>
      <w:ins w:id="1011" w:author="Anton Log" w:date="2023-05-10T12:21:00Z">
        <w:r w:rsidR="006E3122">
          <w:rPr>
            <w:lang w:val="ru-BY"/>
          </w:rPr>
          <w:t>ю</w:t>
        </w:r>
      </w:ins>
      <w:ins w:id="1012" w:author="Anton Log" w:date="2023-05-10T12:20:00Z">
        <w:r w:rsidR="006E3122">
          <w:rPr>
            <w:lang w:val="ru-BY"/>
          </w:rPr>
          <w:t xml:space="preserve"> анимацию</w:t>
        </w:r>
      </w:ins>
      <w:r w:rsidR="009C60B5">
        <w:t>.</w:t>
      </w:r>
      <w:del w:id="1013" w:author="Anton Log" w:date="2023-05-10T12:22:00Z">
        <w:r w:rsidR="000768C3" w:rsidDel="006E3122">
          <w:delText xml:space="preserve"> </w:delText>
        </w:r>
      </w:del>
    </w:p>
    <w:p w14:paraId="1FEA3D7B" w14:textId="6F123ACA" w:rsidR="00355D26" w:rsidRDefault="000768C3" w:rsidP="000772EE">
      <w:r>
        <w:t xml:space="preserve">Игра </w:t>
      </w:r>
      <w:r w:rsidR="00884E11">
        <w:t xml:space="preserve">будет </w:t>
      </w:r>
      <w:r>
        <w:t>адаптирована под персональные компьютеры</w:t>
      </w:r>
      <w:r w:rsidR="005E7B48">
        <w:t xml:space="preserve"> с гориз</w:t>
      </w:r>
      <w:r>
        <w:t>онтальной ориентацией экрана. Минимальная поддерживаемая ширина экрана – 1920</w:t>
      </w:r>
      <w:r>
        <w:rPr>
          <w:lang w:val="en-US"/>
        </w:rPr>
        <w:t>px</w:t>
      </w:r>
      <w:r w:rsidRPr="000768C3">
        <w:t>,</w:t>
      </w:r>
      <w:r>
        <w:t xml:space="preserve"> Максимальная – 3840</w:t>
      </w:r>
      <w:r>
        <w:rPr>
          <w:lang w:val="en-US"/>
        </w:rPr>
        <w:t>px</w:t>
      </w:r>
      <w:r w:rsidRPr="000768C3">
        <w:t>.</w:t>
      </w:r>
      <w:r w:rsidR="00EB5076">
        <w:t xml:space="preserve"> </w:t>
      </w:r>
      <w:r w:rsidR="00355D26">
        <w:t>П</w:t>
      </w:r>
      <w:r w:rsidR="002A777A">
        <w:t>рило</w:t>
      </w:r>
      <w:r w:rsidR="00355D26">
        <w:t xml:space="preserve">жение </w:t>
      </w:r>
      <w:r w:rsidR="00884E11">
        <w:t xml:space="preserve">будет </w:t>
      </w:r>
      <w:r w:rsidR="00355D26">
        <w:t xml:space="preserve">разработано для операционной системы </w:t>
      </w:r>
      <w:r w:rsidR="00355D26">
        <w:rPr>
          <w:lang w:val="en-US"/>
        </w:rPr>
        <w:t>Windows</w:t>
      </w:r>
      <w:r w:rsidR="00AF4316">
        <w:t xml:space="preserve"> 10</w:t>
      </w:r>
      <w:del w:id="1014" w:author="Anton Log" w:date="2023-05-10T12:22:00Z">
        <w:r w:rsidR="00355D26" w:rsidDel="0075074C">
          <w:rPr>
            <w:lang w:val="en-US"/>
          </w:rPr>
          <w:delText>x</w:delText>
        </w:r>
        <w:r w:rsidR="00355D26" w:rsidRPr="002A777A" w:rsidDel="0075074C">
          <w:delText>64</w:delText>
        </w:r>
      </w:del>
      <w:r w:rsidR="007C30E3">
        <w:t>.</w:t>
      </w:r>
    </w:p>
    <w:p w14:paraId="6BED39B5" w14:textId="06B5C849" w:rsidR="00FC03D2" w:rsidRDefault="00894D09" w:rsidP="000772EE">
      <w:pPr>
        <w:autoSpaceDE w:val="0"/>
        <w:autoSpaceDN w:val="0"/>
        <w:adjustRightInd w:val="0"/>
        <w:spacing w:line="240" w:lineRule="auto"/>
        <w:jc w:val="left"/>
      </w:pPr>
      <w:r>
        <w:t xml:space="preserve">В игре </w:t>
      </w:r>
      <w:r w:rsidR="00DA54FD">
        <w:t xml:space="preserve">главный </w:t>
      </w:r>
      <w:r>
        <w:t xml:space="preserve">персонаж движется автоматически </w:t>
      </w:r>
      <w:del w:id="1015" w:author="Anton Log" w:date="2023-05-10T12:22:00Z">
        <w:r w:rsidDel="009E1418">
          <w:delText xml:space="preserve">по направлению </w:delText>
        </w:r>
      </w:del>
      <w:ins w:id="1016" w:author="Anton Log" w:date="2023-05-10T12:22:00Z">
        <w:r w:rsidR="009E1418">
          <w:rPr>
            <w:lang w:val="ru-BY"/>
          </w:rPr>
          <w:t>в направ</w:t>
        </w:r>
      </w:ins>
      <w:ins w:id="1017" w:author="Anton Log" w:date="2023-05-10T12:23:00Z">
        <w:r w:rsidR="009E1418">
          <w:rPr>
            <w:lang w:val="ru-BY"/>
          </w:rPr>
          <w:t xml:space="preserve">лении </w:t>
        </w:r>
      </w:ins>
      <w:r>
        <w:t xml:space="preserve">оси </w:t>
      </w:r>
      <w:r>
        <w:rPr>
          <w:lang w:val="en-US"/>
        </w:rPr>
        <w:t>X</w:t>
      </w:r>
      <w:r>
        <w:t>,</w:t>
      </w:r>
      <w:r w:rsidRPr="00367A12">
        <w:t xml:space="preserve"> </w:t>
      </w:r>
      <w:r>
        <w:t xml:space="preserve">при этом главная камера сцены </w:t>
      </w:r>
      <w:r w:rsidR="0089650D">
        <w:t>следует за</w:t>
      </w:r>
      <w:r>
        <w:t xml:space="preserve"> ним</w:t>
      </w:r>
      <w:del w:id="1018" w:author="Anton Log" w:date="2023-05-10T12:23:00Z">
        <w:r w:rsidDel="009E1418">
          <w:delText>, чтобы игрок мог отслеживать его перемещение</w:delText>
        </w:r>
      </w:del>
      <w:r w:rsidR="009E0B5C">
        <w:t xml:space="preserve">. </w:t>
      </w:r>
      <w:r w:rsidR="00D9705F">
        <w:t xml:space="preserve">Чтобы справляться с вражескими рыцарями, попадающимися у игрока на пути, персонаж </w:t>
      </w:r>
      <w:del w:id="1019" w:author="Anton Log" w:date="2023-05-10T12:23:00Z">
        <w:r w:rsidR="00D9705F" w:rsidDel="009E1418">
          <w:delText>имеет возможность</w:delText>
        </w:r>
      </w:del>
      <w:ins w:id="1020" w:author="Anton Log" w:date="2023-05-10T12:23:00Z">
        <w:r w:rsidR="009E1418">
          <w:rPr>
            <w:lang w:val="ru-BY"/>
          </w:rPr>
          <w:t>может</w:t>
        </w:r>
      </w:ins>
      <w:r w:rsidR="00D9705F">
        <w:t xml:space="preserve"> атаковать </w:t>
      </w:r>
      <w:del w:id="1021" w:author="Anton Log" w:date="2023-05-10T12:23:00Z">
        <w:r w:rsidR="00D9705F" w:rsidDel="009E1418">
          <w:delText>противника</w:delText>
        </w:r>
      </w:del>
      <w:ins w:id="1022" w:author="Anton Log" w:date="2023-05-10T12:23:00Z">
        <w:r w:rsidR="009E1418">
          <w:rPr>
            <w:lang w:val="ru-BY"/>
          </w:rPr>
          <w:t>мечом</w:t>
        </w:r>
      </w:ins>
      <w:del w:id="1023" w:author="Anton Log" w:date="2023-05-10T12:23:00Z">
        <w:r w:rsidR="00D9705F" w:rsidDel="009E1418">
          <w:delText xml:space="preserve"> обратно</w:delText>
        </w:r>
      </w:del>
      <w:r w:rsidR="00D9705F">
        <w:t xml:space="preserve">. </w:t>
      </w:r>
      <w:r w:rsidR="00DA54FD">
        <w:t>П</w:t>
      </w:r>
      <w:r w:rsidR="00715466">
        <w:t xml:space="preserve">ри столкновении с ловушкой или при </w:t>
      </w:r>
      <w:del w:id="1024" w:author="Anton Log" w:date="2023-05-10T12:23:00Z">
        <w:r w:rsidR="00715466" w:rsidDel="009E1418">
          <w:delText xml:space="preserve">попадании </w:delText>
        </w:r>
      </w:del>
      <w:ins w:id="1025" w:author="Anton Log" w:date="2023-05-10T12:23:00Z">
        <w:r w:rsidR="009E1418">
          <w:rPr>
            <w:lang w:val="ru-BY"/>
          </w:rPr>
          <w:t>получении</w:t>
        </w:r>
        <w:r w:rsidR="009E1418">
          <w:t xml:space="preserve"> </w:t>
        </w:r>
      </w:ins>
      <w:r w:rsidR="00715466">
        <w:t xml:space="preserve">удара противника </w:t>
      </w:r>
      <w:ins w:id="1026" w:author="AdminNB" w:date="2023-05-10T21:01:00Z">
        <w:r w:rsidR="00E9154A">
          <w:t xml:space="preserve">главный герой </w:t>
        </w:r>
      </w:ins>
      <w:r w:rsidR="00715466">
        <w:t>теряет одну жизнь</w:t>
      </w:r>
      <w:r w:rsidR="0036222B">
        <w:t>.</w:t>
      </w:r>
      <w:r w:rsidR="00C95DE0">
        <w:t xml:space="preserve"> Когда количество жизней игрока </w:t>
      </w:r>
      <w:del w:id="1027" w:author="Anton Log" w:date="2023-05-10T12:24:00Z">
        <w:r w:rsidR="00C95DE0" w:rsidDel="009E1418">
          <w:delText xml:space="preserve">дойдет </w:delText>
        </w:r>
      </w:del>
      <w:ins w:id="1028" w:author="Anton Log" w:date="2023-05-10T12:24:00Z">
        <w:r w:rsidR="009E1418">
          <w:rPr>
            <w:lang w:val="ru-BY"/>
          </w:rPr>
          <w:t>доходит</w:t>
        </w:r>
        <w:r w:rsidR="009E1418">
          <w:t xml:space="preserve"> </w:t>
        </w:r>
      </w:ins>
      <w:r w:rsidR="00C95DE0">
        <w:t xml:space="preserve">до нуля, персонаж </w:t>
      </w:r>
      <w:r w:rsidR="00886FC5">
        <w:t>погибает,</w:t>
      </w:r>
      <w:r w:rsidR="00C95DE0">
        <w:t xml:space="preserve"> и игра начинается заново.</w:t>
      </w:r>
      <w:del w:id="1029" w:author="Anton Log" w:date="2023-05-10T12:23:00Z">
        <w:r w:rsidR="00367A12" w:rsidDel="009E1418">
          <w:delText xml:space="preserve"> </w:delText>
        </w:r>
      </w:del>
    </w:p>
    <w:p w14:paraId="1FE20993" w14:textId="19D18B38" w:rsidR="008B3F52" w:rsidRPr="008B3F52" w:rsidRDefault="00C129C0" w:rsidP="000772EE">
      <w:pPr>
        <w:autoSpaceDE w:val="0"/>
        <w:autoSpaceDN w:val="0"/>
        <w:adjustRightInd w:val="0"/>
        <w:spacing w:line="240" w:lineRule="auto"/>
        <w:jc w:val="left"/>
        <w:rPr>
          <w:lang w:val="ru-BY"/>
        </w:rPr>
      </w:pPr>
      <w:r>
        <w:t xml:space="preserve">Чтобы помочь игроку </w:t>
      </w:r>
      <w:r w:rsidR="00D972BB">
        <w:t xml:space="preserve">восстановиться </w:t>
      </w:r>
      <w:r>
        <w:t xml:space="preserve">после получения урона, была создана механика неуязвимости на короткое время после удара. </w:t>
      </w:r>
      <w:del w:id="1030" w:author="Anton Log" w:date="2023-05-10T12:25:00Z">
        <w:r w:rsidDel="009E1418">
          <w:delText>Это значит, что и</w:delText>
        </w:r>
      </w:del>
      <w:ins w:id="1031" w:author="Anton Log" w:date="2023-05-10T12:25:00Z">
        <w:r w:rsidR="009E1418">
          <w:rPr>
            <w:lang w:val="ru-BY"/>
          </w:rPr>
          <w:t>И</w:t>
        </w:r>
      </w:ins>
      <w:proofErr w:type="spellStart"/>
      <w:r>
        <w:t>грок</w:t>
      </w:r>
      <w:proofErr w:type="spellEnd"/>
      <w:r>
        <w:t xml:space="preserve"> не будет получать урон от последующих попаданий игрока в ловушки и ударов противников на заданный промежуток времени. Неуязвимость демонстрируется несколькими «вспышками» – изображение героя становится красным, после чего возвращает исходный цвет.</w:t>
      </w:r>
    </w:p>
    <w:p w14:paraId="544C77F0" w14:textId="2A26C0A6" w:rsidR="00F84DA9" w:rsidRDefault="00F84DA9" w:rsidP="000772EE">
      <w:r>
        <w:lastRenderedPageBreak/>
        <w:t>Основными препятствиями в «</w:t>
      </w:r>
      <w:proofErr w:type="spellStart"/>
      <w:r w:rsidR="006B677C">
        <w:t>Running</w:t>
      </w:r>
      <w:proofErr w:type="spellEnd"/>
      <w:r w:rsidR="006B677C">
        <w:t xml:space="preserve"> </w:t>
      </w:r>
      <w:proofErr w:type="spellStart"/>
      <w:r w:rsidR="006B677C">
        <w:t>Knight</w:t>
      </w:r>
      <w:proofErr w:type="spellEnd"/>
      <w:r>
        <w:t xml:space="preserve">» являются ловушки и противники. Разные виды преград должны требовать от игрока разного поведения, что делает способы взаимодействия игрока с игровым миром более разнообразным. </w:t>
      </w:r>
    </w:p>
    <w:p w14:paraId="14A21924" w14:textId="21422F2D" w:rsidR="00F84DA9" w:rsidRPr="00084B77" w:rsidRDefault="00F84DA9" w:rsidP="000772EE">
      <w:del w:id="1032" w:author="AdminNB" w:date="2023-05-10T21:03:00Z">
        <w:r w:rsidRPr="00961AFF" w:rsidDel="00214292">
          <w:rPr>
            <w:noProof/>
            <w:lang w:eastAsia="ru-RU"/>
          </w:rPr>
          <w:drawing>
            <wp:anchor distT="0" distB="0" distL="114300" distR="114300" simplePos="0" relativeHeight="251682816" behindDoc="0" locked="0" layoutInCell="1" allowOverlap="1" wp14:anchorId="29AB4396" wp14:editId="0318946A">
              <wp:simplePos x="0" y="0"/>
              <wp:positionH relativeFrom="margin">
                <wp:align>center</wp:align>
              </wp:positionH>
              <wp:positionV relativeFrom="paragraph">
                <wp:posOffset>1131570</wp:posOffset>
              </wp:positionV>
              <wp:extent cx="3010320" cy="1486107"/>
              <wp:effectExtent l="0" t="0" r="0" b="0"/>
              <wp:wrapTopAndBottom/>
              <wp:docPr id="15" name="Рисунок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10320" cy="148610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del>
      <w:r>
        <w:t xml:space="preserve">Ловушка </w:t>
      </w:r>
      <w:r>
        <w:rPr>
          <w:lang w:val="en-US"/>
        </w:rPr>
        <w:t>Spikes</w:t>
      </w:r>
      <w:ins w:id="1033" w:author="Anton Log" w:date="2023-05-10T12:26:00Z">
        <w:r w:rsidR="00EC48AE">
          <w:rPr>
            <w:lang w:val="ru-BY"/>
          </w:rPr>
          <w:t xml:space="preserve"> </w:t>
        </w:r>
      </w:ins>
      <w:r w:rsidRPr="002462A9">
        <w:t>(</w:t>
      </w:r>
      <w:r>
        <w:t>шипы</w:t>
      </w:r>
      <w:r w:rsidRPr="002462A9">
        <w:t xml:space="preserve">) – </w:t>
      </w:r>
      <w:r>
        <w:t xml:space="preserve">это препятствие, которое располагается непосредственно на земле. Шипы необходимо перепрыгнуть, </w:t>
      </w:r>
      <w:del w:id="1034" w:author="Anton Log" w:date="2023-05-10T12:26:00Z">
        <w:r w:rsidDel="00765C19">
          <w:delText xml:space="preserve">в противном случае </w:delText>
        </w:r>
      </w:del>
      <w:ins w:id="1035" w:author="Anton Log" w:date="2023-05-10T12:26:00Z">
        <w:r w:rsidR="00765C19">
          <w:rPr>
            <w:lang w:val="ru-BY"/>
          </w:rPr>
          <w:t xml:space="preserve">иначе </w:t>
        </w:r>
      </w:ins>
      <w:r>
        <w:t xml:space="preserve">игрок </w:t>
      </w:r>
      <w:proofErr w:type="spellStart"/>
      <w:r>
        <w:t>получ</w:t>
      </w:r>
      <w:proofErr w:type="spellEnd"/>
      <w:ins w:id="1036" w:author="Anton Log" w:date="2023-05-10T12:26:00Z">
        <w:r w:rsidR="00765C19">
          <w:rPr>
            <w:lang w:val="ru-BY"/>
          </w:rPr>
          <w:t>ит</w:t>
        </w:r>
      </w:ins>
      <w:del w:id="1037" w:author="Anton Log" w:date="2023-05-10T12:26:00Z">
        <w:r w:rsidDel="00765C19">
          <w:delText>ает</w:delText>
        </w:r>
      </w:del>
      <w:r>
        <w:t xml:space="preserve"> урон при касании </w:t>
      </w:r>
      <w:del w:id="1038" w:author="Anton Log" w:date="2023-05-10T12:27:00Z">
        <w:r w:rsidDel="00765C19">
          <w:delText xml:space="preserve">к любому месту </w:delText>
        </w:r>
      </w:del>
      <w:r>
        <w:t>ловушки. При этом игрок может беспрепятственно проходить ловушку</w:t>
      </w:r>
      <w:r w:rsidR="007F69FE">
        <w:t xml:space="preserve"> насквозь</w:t>
      </w:r>
      <w:r>
        <w:t>, не прекращая движения.</w:t>
      </w:r>
      <w:ins w:id="1039" w:author="AdminNB" w:date="2023-05-10T21:02:00Z">
        <w:r w:rsidR="00AB655C">
          <w:t xml:space="preserve"> Внешний вид ловушки </w:t>
        </w:r>
        <w:r w:rsidR="00AB655C">
          <w:rPr>
            <w:lang w:val="en-US"/>
          </w:rPr>
          <w:t>Spikes</w:t>
        </w:r>
        <w:r w:rsidR="00AB655C">
          <w:t xml:space="preserve"> находится в Приложении </w:t>
        </w:r>
      </w:ins>
      <w:ins w:id="1040" w:author="AdminNB" w:date="2023-05-10T21:03:00Z">
        <w:r w:rsidR="00AB655C">
          <w:t>Г</w:t>
        </w:r>
        <w:r w:rsidR="00724573">
          <w:t>.</w:t>
        </w:r>
      </w:ins>
    </w:p>
    <w:p w14:paraId="71B75193" w14:textId="1238D33A" w:rsidR="00F84DA9" w:rsidRPr="00FC03D2" w:rsidDel="00AB655C" w:rsidRDefault="00697971" w:rsidP="000772EE">
      <w:pPr>
        <w:autoSpaceDE w:val="0"/>
        <w:autoSpaceDN w:val="0"/>
        <w:adjustRightInd w:val="0"/>
        <w:spacing w:line="240" w:lineRule="auto"/>
        <w:ind w:firstLine="0"/>
        <w:jc w:val="left"/>
        <w:rPr>
          <w:del w:id="1041" w:author="AdminNB" w:date="2023-05-10T21:02:00Z"/>
        </w:rPr>
      </w:pPr>
      <w:ins w:id="1042" w:author="AdminNB" w:date="2023-05-10T21:05:00Z">
        <w:r w:rsidRPr="00214292">
          <w:drawing>
            <wp:anchor distT="0" distB="0" distL="114300" distR="114300" simplePos="0" relativeHeight="251773952" behindDoc="0" locked="0" layoutInCell="1" allowOverlap="1" wp14:anchorId="26C2A5AD" wp14:editId="6C239782">
              <wp:simplePos x="0" y="0"/>
              <wp:positionH relativeFrom="margin">
                <wp:posOffset>-9525</wp:posOffset>
              </wp:positionH>
              <wp:positionV relativeFrom="paragraph">
                <wp:posOffset>1028065</wp:posOffset>
              </wp:positionV>
              <wp:extent cx="6332220" cy="1262380"/>
              <wp:effectExtent l="19050" t="19050" r="11430" b="13970"/>
              <wp:wrapTopAndBottom/>
              <wp:docPr id="1190302977" name="Рисунок 119030297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3245"/>
                      <a:stretch/>
                    </pic:blipFill>
                    <pic:spPr bwMode="auto">
                      <a:xfrm>
                        <a:off x="0" y="0"/>
                        <a:ext cx="6332220" cy="1262380"/>
                      </a:xfrm>
                      <a:prstGeom prst="rect">
                        <a:avLst/>
                      </a:prstGeom>
                      <a:ln w="12700" cap="flat" cmpd="sng" algn="ctr">
                        <a:solidFill>
                          <a:schemeClr val="tx1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V relativeFrom="margin">
                <wp14:pctHeight>0</wp14:pctHeight>
              </wp14:sizeRelV>
            </wp:anchor>
          </w:drawing>
        </w:r>
      </w:ins>
    </w:p>
    <w:p w14:paraId="315D89E1" w14:textId="0D634B6D" w:rsidR="00F05FAA" w:rsidDel="0015553B" w:rsidRDefault="00F05FAA" w:rsidP="00F05FAA">
      <w:pPr>
        <w:pStyle w:val="afff3"/>
        <w:rPr>
          <w:moveFrom w:id="1043" w:author="AdminNB" w:date="2023-05-10T21:05:00Z"/>
          <w:noProof/>
        </w:rPr>
      </w:pPr>
      <w:moveFromRangeStart w:id="1044" w:author="AdminNB" w:date="2023-05-10T21:05:00Z" w:name="move134645154"/>
      <w:moveFrom w:id="1045" w:author="AdminNB" w:date="2023-05-10T21:05:00Z">
        <w:r w:rsidDel="0015553B">
          <w:t xml:space="preserve">Рисунок 2.1 – Ловушка </w:t>
        </w:r>
        <w:r w:rsidDel="0015553B">
          <w:rPr>
            <w:lang w:val="en-US"/>
          </w:rPr>
          <w:t>Spikes</w:t>
        </w:r>
        <w:ins w:id="1046" w:author="Anton Log" w:date="2023-05-10T12:26:00Z">
          <w:r w:rsidR="00EC48AE" w:rsidDel="0015553B">
            <w:rPr>
              <w:lang w:val="ru-BY"/>
            </w:rPr>
            <w:t xml:space="preserve"> </w:t>
          </w:r>
        </w:ins>
        <w:r w:rsidRPr="004A21F2" w:rsidDel="0015553B">
          <w:t>(</w:t>
        </w:r>
        <w:r w:rsidDel="0015553B">
          <w:t>шипы)</w:t>
        </w:r>
        <w:r w:rsidRPr="004A21F2" w:rsidDel="0015553B">
          <w:t xml:space="preserve"> </w:t>
        </w:r>
      </w:moveFrom>
    </w:p>
    <w:moveFromRangeEnd w:id="1044"/>
    <w:p w14:paraId="4F337CE9" w14:textId="3BF07156" w:rsidR="00F84DA9" w:rsidRDefault="00F84DA9" w:rsidP="000772EE">
      <w:pPr>
        <w:rPr>
          <w:ins w:id="1047" w:author="AdminNB" w:date="2023-05-10T21:03:00Z"/>
        </w:rPr>
      </w:pPr>
      <w:r>
        <w:t>Другим видом ловушки является летящая стрела: она двигается в воздухе на уровне игрока или чуть выше него</w:t>
      </w:r>
      <w:ins w:id="1048" w:author="Anton Log" w:date="2023-05-10T12:27:00Z">
        <w:r w:rsidR="00765C19">
          <w:rPr>
            <w:lang w:val="ru-BY"/>
          </w:rPr>
          <w:t xml:space="preserve"> </w:t>
        </w:r>
      </w:ins>
      <w:r w:rsidR="00B54D78" w:rsidRPr="00084B77">
        <w:t xml:space="preserve">(см. </w:t>
      </w:r>
      <w:del w:id="1049" w:author="AdminNB" w:date="2023-05-10T21:05:00Z">
        <w:r w:rsidR="00B54D78" w:rsidRPr="005F3436" w:rsidDel="00214292">
          <w:delText>Приложение</w:delText>
        </w:r>
        <w:r w:rsidR="003D5701" w:rsidRPr="00214292" w:rsidDel="00214292">
          <w:rPr>
            <w:rPrChange w:id="1050" w:author="AdminNB" w:date="2023-05-10T21:05:00Z">
              <w:rPr/>
            </w:rPrChange>
          </w:rPr>
          <w:delText xml:space="preserve"> В</w:delText>
        </w:r>
      </w:del>
      <w:ins w:id="1051" w:author="Anton Log" w:date="2023-05-10T17:52:00Z">
        <w:del w:id="1052" w:author="AdminNB" w:date="2023-05-10T21:05:00Z">
          <w:r w:rsidR="00A17573" w:rsidRPr="00214292" w:rsidDel="00214292">
            <w:rPr>
              <w:lang w:val="ru-BY"/>
              <w:rPrChange w:id="1053" w:author="AdminNB" w:date="2023-05-10T21:05:00Z">
                <w:rPr>
                  <w:color w:val="FF0000"/>
                  <w:lang w:val="ru-BY"/>
                </w:rPr>
              </w:rPrChange>
            </w:rPr>
            <w:delText>Г</w:delText>
          </w:r>
        </w:del>
      </w:ins>
      <w:ins w:id="1054" w:author="AdminNB" w:date="2023-05-10T21:05:00Z">
        <w:r w:rsidR="00214292">
          <w:t>рисунок 2.1</w:t>
        </w:r>
      </w:ins>
      <w:r w:rsidR="00B54D78" w:rsidRPr="00084B77">
        <w:t>)</w:t>
      </w:r>
      <w:r w:rsidRPr="005F3436">
        <w:t xml:space="preserve">, </w:t>
      </w:r>
      <w:r>
        <w:t xml:space="preserve">что ограничивает мобильность персонажа. Чтобы избежать получения урона, необходимо либо перепрыгнуть через стрелу, либо сделать </w:t>
      </w:r>
      <w:r w:rsidRPr="0012195C">
        <w:t xml:space="preserve">кувырок. </w:t>
      </w:r>
    </w:p>
    <w:p w14:paraId="089C00C8" w14:textId="6F63DD75" w:rsidR="0015553B" w:rsidRDefault="0015553B" w:rsidP="0015553B">
      <w:pPr>
        <w:pStyle w:val="afff3"/>
        <w:rPr>
          <w:moveTo w:id="1055" w:author="AdminNB" w:date="2023-05-10T21:05:00Z"/>
          <w:noProof/>
        </w:rPr>
      </w:pPr>
      <w:moveToRangeStart w:id="1056" w:author="AdminNB" w:date="2023-05-10T21:05:00Z" w:name="move134645154"/>
      <w:moveTo w:id="1057" w:author="AdminNB" w:date="2023-05-10T21:05:00Z">
        <w:r>
          <w:t>Рисунок 2.1 –</w:t>
        </w:r>
      </w:moveTo>
      <w:ins w:id="1058" w:author="AdminNB" w:date="2023-05-10T21:05:00Z">
        <w:r>
          <w:t xml:space="preserve"> Разный уровень полета стрел</w:t>
        </w:r>
      </w:ins>
      <w:moveTo w:id="1059" w:author="AdminNB" w:date="2023-05-10T21:05:00Z">
        <w:del w:id="1060" w:author="AdminNB" w:date="2023-05-10T21:05:00Z">
          <w:r w:rsidDel="0015553B">
            <w:delText xml:space="preserve"> Ловушка </w:delText>
          </w:r>
          <w:r w:rsidDel="0015553B">
            <w:rPr>
              <w:lang w:val="en-US"/>
            </w:rPr>
            <w:delText>Spikes</w:delText>
          </w:r>
          <w:r w:rsidDel="0015553B">
            <w:rPr>
              <w:lang w:val="ru-BY"/>
            </w:rPr>
            <w:delText xml:space="preserve"> </w:delText>
          </w:r>
          <w:r w:rsidRPr="004A21F2" w:rsidDel="0015553B">
            <w:delText>(</w:delText>
          </w:r>
          <w:r w:rsidDel="0015553B">
            <w:delText>шипы)</w:delText>
          </w:r>
          <w:r w:rsidRPr="004A21F2" w:rsidDel="0015553B">
            <w:delText xml:space="preserve"> </w:delText>
          </w:r>
        </w:del>
      </w:moveTo>
    </w:p>
    <w:moveToRangeEnd w:id="1056"/>
    <w:p w14:paraId="02A3A048" w14:textId="5DCF9E9E" w:rsidR="00214292" w:rsidRPr="000724BF" w:rsidDel="0015553B" w:rsidRDefault="00214292" w:rsidP="000772EE">
      <w:pPr>
        <w:rPr>
          <w:del w:id="1061" w:author="AdminNB" w:date="2023-05-10T21:05:00Z"/>
          <w:color w:val="FF0000"/>
        </w:rPr>
      </w:pPr>
    </w:p>
    <w:p w14:paraId="26E277E6" w14:textId="3426D346" w:rsidR="00F84DA9" w:rsidRPr="00084B77" w:rsidDel="00877CBF" w:rsidRDefault="00214292" w:rsidP="00084B77">
      <w:pPr>
        <w:rPr>
          <w:del w:id="1062" w:author="AdminNB" w:date="2023-05-10T21:10:00Z"/>
        </w:rPr>
      </w:pPr>
      <w:del w:id="1063" w:author="AdminNB" w:date="2023-05-10T21:08:00Z">
        <w:r w:rsidRPr="008B5ACF" w:rsidDel="00697971">
          <w:rPr>
            <w:noProof/>
            <w:lang w:eastAsia="ru-RU"/>
          </w:rPr>
          <w:drawing>
            <wp:anchor distT="0" distB="0" distL="114300" distR="114300" simplePos="0" relativeHeight="251686912" behindDoc="0" locked="0" layoutInCell="1" allowOverlap="1" wp14:anchorId="53C6748B" wp14:editId="22F8FFAE">
              <wp:simplePos x="0" y="0"/>
              <wp:positionH relativeFrom="margin">
                <wp:posOffset>3810635</wp:posOffset>
              </wp:positionH>
              <wp:positionV relativeFrom="paragraph">
                <wp:posOffset>2992966</wp:posOffset>
              </wp:positionV>
              <wp:extent cx="1878330" cy="1640205"/>
              <wp:effectExtent l="0" t="0" r="7620" b="0"/>
              <wp:wrapTopAndBottom/>
              <wp:docPr id="17" name="Рисунок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78330" cy="164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del>
      <w:r w:rsidR="00F84DA9">
        <w:t xml:space="preserve">Противником в игре являются вражеские рыцари, которые нападают на героя, когда тот </w:t>
      </w:r>
      <w:del w:id="1064" w:author="Anton Log" w:date="2023-05-10T12:28:00Z">
        <w:r w:rsidR="00F84DA9" w:rsidDel="00ED6A07">
          <w:delText xml:space="preserve">попадает </w:delText>
        </w:r>
      </w:del>
      <w:ins w:id="1065" w:author="Anton Log" w:date="2023-05-10T12:28:00Z">
        <w:r w:rsidR="00ED6A07">
          <w:rPr>
            <w:lang w:val="ru-BY"/>
          </w:rPr>
          <w:t>находится</w:t>
        </w:r>
        <w:r w:rsidR="00ED6A07">
          <w:t xml:space="preserve"> </w:t>
        </w:r>
      </w:ins>
      <w:r w:rsidR="00F84DA9">
        <w:t xml:space="preserve">в </w:t>
      </w:r>
      <w:del w:id="1066" w:author="Anton Log" w:date="2023-05-10T12:28:00Z">
        <w:r w:rsidR="00F84DA9" w:rsidDel="00ED6A07">
          <w:delText xml:space="preserve">зону </w:delText>
        </w:r>
      </w:del>
      <w:ins w:id="1067" w:author="Anton Log" w:date="2023-05-10T12:28:00Z">
        <w:r w:rsidR="00ED6A07">
          <w:t>зон</w:t>
        </w:r>
        <w:r w:rsidR="00ED6A07">
          <w:rPr>
            <w:lang w:val="ru-BY"/>
          </w:rPr>
          <w:t>е</w:t>
        </w:r>
        <w:r w:rsidR="00ED6A07">
          <w:t xml:space="preserve"> </w:t>
        </w:r>
      </w:ins>
      <w:r w:rsidR="00F84DA9">
        <w:t>атаки. Игрок может либо перепрыгнуть через противника, либо атаковать его в ответ, поразив его перед</w:t>
      </w:r>
      <w:r w:rsidR="007B1496">
        <w:t xml:space="preserve"> тем, как тот нанесет ему урон.</w:t>
      </w:r>
      <w:ins w:id="1068" w:author="AdminNB" w:date="2023-05-10T21:06:00Z">
        <w:r w:rsidR="00697971" w:rsidRPr="00697971">
          <w:rPr>
            <w:rPrChange w:id="1069" w:author="AdminNB" w:date="2023-05-10T21:06:00Z">
              <w:rPr>
                <w:lang w:val="en-US"/>
              </w:rPr>
            </w:rPrChange>
          </w:rPr>
          <w:t xml:space="preserve"> </w:t>
        </w:r>
        <w:r w:rsidR="00697971">
          <w:t xml:space="preserve">Внешний вид противника </w:t>
        </w:r>
      </w:ins>
      <w:ins w:id="1070" w:author="AdminNB" w:date="2023-05-10T21:08:00Z">
        <w:r w:rsidR="00697971">
          <w:t xml:space="preserve">и </w:t>
        </w:r>
      </w:ins>
      <w:ins w:id="1071" w:author="AdminNB" w:date="2023-05-10T21:23:00Z">
        <w:r w:rsidR="008C60A0">
          <w:t>кадры</w:t>
        </w:r>
      </w:ins>
      <w:ins w:id="1072" w:author="AdminNB" w:date="2023-05-10T21:08:00Z">
        <w:r w:rsidR="00697971">
          <w:t xml:space="preserve"> анимаций представлены в </w:t>
        </w:r>
      </w:ins>
      <w:ins w:id="1073" w:author="AdminNB" w:date="2023-05-10T21:09:00Z">
        <w:r w:rsidR="00697971">
          <w:t>Приложении Б</w:t>
        </w:r>
      </w:ins>
      <w:ins w:id="1074" w:author="AdminNB" w:date="2023-05-10T21:10:00Z">
        <w:r w:rsidR="00697971">
          <w:t>.</w:t>
        </w:r>
      </w:ins>
    </w:p>
    <w:p w14:paraId="7739CEC6" w14:textId="51AD5A79" w:rsidR="00F05FAA" w:rsidRDefault="00F05FAA" w:rsidP="00877CBF">
      <w:pPr>
        <w:rPr>
          <w:noProof/>
        </w:rPr>
        <w:pPrChange w:id="1075" w:author="AdminNB" w:date="2023-05-10T21:10:00Z">
          <w:pPr>
            <w:pStyle w:val="afff3"/>
          </w:pPr>
        </w:pPrChange>
      </w:pPr>
      <w:del w:id="1076" w:author="AdminNB" w:date="2023-05-10T21:10:00Z">
        <w:r w:rsidDel="00877CBF">
          <w:delText>Рисунок 2.2 –Вражеский рыцарь</w:delText>
        </w:r>
        <w:r w:rsidRPr="004A21F2" w:rsidDel="00605457">
          <w:delText xml:space="preserve"> </w:delText>
        </w:r>
      </w:del>
    </w:p>
    <w:p w14:paraId="3CD51162" w14:textId="25DA7FE4" w:rsidR="00C87AB6" w:rsidRDefault="00575C2B" w:rsidP="000772EE">
      <w:pPr>
        <w:rPr>
          <w:lang w:val="ru-BY"/>
        </w:rPr>
      </w:pPr>
      <w:r>
        <w:t>Б</w:t>
      </w:r>
      <w:r>
        <w:rPr>
          <w:lang w:val="ru-BY"/>
        </w:rPr>
        <w:t>онус</w:t>
      </w:r>
      <w:r>
        <w:t>ы</w:t>
      </w:r>
      <w:r>
        <w:rPr>
          <w:lang w:val="ru-BY"/>
        </w:rPr>
        <w:t xml:space="preserve">, помогающие </w:t>
      </w:r>
      <w:r w:rsidR="00F84DA9">
        <w:rPr>
          <w:lang w:val="ru-BY"/>
        </w:rPr>
        <w:t>игроку во время игрового процесса, появляются в мире игры на месте поверженного врага. Эти предметы</w:t>
      </w:r>
      <w:r w:rsidR="002969C5">
        <w:t xml:space="preserve"> можно разделить</w:t>
      </w:r>
      <w:r w:rsidR="00F84DA9">
        <w:rPr>
          <w:lang w:val="ru-BY"/>
        </w:rPr>
        <w:t xml:space="preserve"> на защитные</w:t>
      </w:r>
      <w:r w:rsidR="00C72919">
        <w:t xml:space="preserve"> </w:t>
      </w:r>
      <w:r w:rsidR="00F84DA9">
        <w:rPr>
          <w:lang w:val="ru-BY"/>
        </w:rPr>
        <w:t xml:space="preserve">и атакующие. Поднятые бонусы либо применяются мгновенно, либо помещаются в </w:t>
      </w:r>
      <w:r w:rsidR="003963F9">
        <w:t>«</w:t>
      </w:r>
      <w:r w:rsidR="001B6DB2">
        <w:t>инвентарь</w:t>
      </w:r>
      <w:r w:rsidR="003963F9">
        <w:t>»</w:t>
      </w:r>
      <w:ins w:id="1077" w:author="Anton Log" w:date="2023-05-10T12:29:00Z">
        <w:r w:rsidR="00ED6A07">
          <w:rPr>
            <w:lang w:val="ru-BY"/>
          </w:rPr>
          <w:t xml:space="preserve"> </w:t>
        </w:r>
      </w:ins>
      <w:r w:rsidR="00C915E9">
        <w:t>(хранилище для предметов, принадлежащих игроку)</w:t>
      </w:r>
      <w:r w:rsidR="00F84DA9">
        <w:rPr>
          <w:lang w:val="ru-BY"/>
        </w:rPr>
        <w:t xml:space="preserve">, хранящий только первые </w:t>
      </w:r>
      <w:del w:id="1078" w:author="Anton Log" w:date="2023-05-10T12:29:00Z">
        <w:r w:rsidR="00F84DA9" w:rsidDel="00ED6A07">
          <w:rPr>
            <w:lang w:val="ru-BY"/>
          </w:rPr>
          <w:delText xml:space="preserve">3 </w:delText>
        </w:r>
      </w:del>
      <w:ins w:id="1079" w:author="Anton Log" w:date="2023-05-10T12:29:00Z">
        <w:r w:rsidR="00ED6A07">
          <w:rPr>
            <w:lang w:val="ru-BY"/>
          </w:rPr>
          <w:t xml:space="preserve">три </w:t>
        </w:r>
      </w:ins>
      <w:r w:rsidR="00F84DA9">
        <w:rPr>
          <w:lang w:val="ru-BY"/>
        </w:rPr>
        <w:t xml:space="preserve">поднятых предмета. </w:t>
      </w:r>
      <w:del w:id="1080" w:author="Anton Log" w:date="2023-05-10T12:29:00Z">
        <w:r w:rsidR="00F84DA9" w:rsidDel="00ED6A07">
          <w:rPr>
            <w:lang w:val="ru-BY"/>
          </w:rPr>
          <w:delText>При этом о</w:delText>
        </w:r>
      </w:del>
      <w:ins w:id="1081" w:author="Anton Log" w:date="2023-05-10T12:29:00Z">
        <w:r w:rsidR="00ED6A07">
          <w:rPr>
            <w:lang w:val="ru-BY"/>
          </w:rPr>
          <w:t>О</w:t>
        </w:r>
      </w:ins>
      <w:r w:rsidR="00F84DA9">
        <w:rPr>
          <w:lang w:val="ru-BY"/>
        </w:rPr>
        <w:t>стальные бонусы будут пропадать, если инвентарь заполнен.</w:t>
      </w:r>
      <w:r w:rsidR="00C87AB6" w:rsidRPr="00C87AB6">
        <w:rPr>
          <w:lang w:val="ru-BY"/>
        </w:rPr>
        <w:t xml:space="preserve"> </w:t>
      </w:r>
    </w:p>
    <w:p w14:paraId="1B9974C7" w14:textId="77777777" w:rsidR="007C050F" w:rsidRDefault="00ED6A07" w:rsidP="000772EE">
      <w:pPr>
        <w:rPr>
          <w:ins w:id="1082" w:author="AdminNB" w:date="2023-05-10T21:23:00Z"/>
        </w:rPr>
      </w:pPr>
      <w:r w:rsidRPr="00715426">
        <w:rPr>
          <w:noProof/>
          <w:lang w:eastAsia="ru-RU"/>
        </w:rPr>
        <w:lastRenderedPageBreak/>
        <w:drawing>
          <wp:anchor distT="0" distB="0" distL="114300" distR="114300" simplePos="0" relativeHeight="251688960" behindDoc="0" locked="0" layoutInCell="1" allowOverlap="1" wp14:anchorId="2A0EA32E" wp14:editId="2163824D">
            <wp:simplePos x="0" y="0"/>
            <wp:positionH relativeFrom="margin">
              <wp:align>center</wp:align>
            </wp:positionH>
            <wp:positionV relativeFrom="paragraph">
              <wp:posOffset>1154430</wp:posOffset>
            </wp:positionV>
            <wp:extent cx="4979670" cy="2143125"/>
            <wp:effectExtent l="0" t="0" r="0" b="952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67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AB6">
        <w:t>П</w:t>
      </w:r>
      <w:r w:rsidR="00C87AB6">
        <w:rPr>
          <w:lang w:val="ru-BY"/>
        </w:rPr>
        <w:t xml:space="preserve">однимаемый предмет </w:t>
      </w:r>
      <w:proofErr w:type="spellStart"/>
      <w:r w:rsidR="00C87AB6">
        <w:rPr>
          <w:lang w:val="en-US"/>
        </w:rPr>
        <w:t>DestructionCollectible</w:t>
      </w:r>
      <w:proofErr w:type="spellEnd"/>
      <w:r w:rsidR="00C87AB6">
        <w:rPr>
          <w:lang w:val="ru-BY"/>
        </w:rPr>
        <w:t xml:space="preserve"> уничтожает все препятствия, находящиеся </w:t>
      </w:r>
      <w:del w:id="1083" w:author="Anton Log" w:date="2023-05-10T12:29:00Z">
        <w:r w:rsidR="00C87AB6" w:rsidDel="00ED6A07">
          <w:rPr>
            <w:lang w:val="ru-BY"/>
          </w:rPr>
          <w:delText xml:space="preserve">в </w:delText>
        </w:r>
      </w:del>
      <w:ins w:id="1084" w:author="Anton Log" w:date="2023-05-10T12:29:00Z">
        <w:r>
          <w:rPr>
            <w:lang w:val="ru-BY"/>
          </w:rPr>
          <w:t xml:space="preserve">на </w:t>
        </w:r>
      </w:ins>
      <w:r w:rsidR="00C87AB6">
        <w:rPr>
          <w:lang w:val="ru-BY"/>
        </w:rPr>
        <w:t>данный момент в игровой сцене.</w:t>
      </w:r>
      <w:r w:rsidR="00C87AB6">
        <w:t xml:space="preserve"> </w:t>
      </w:r>
      <w:moveToRangeStart w:id="1085" w:author="Anton Log" w:date="2023-05-10T12:30:00Z" w:name="move134614223"/>
      <w:moveTo w:id="1086" w:author="Anton Log" w:date="2023-05-10T12:30:00Z">
        <w:r>
          <w:rPr>
            <w:lang w:val="en-US"/>
          </w:rPr>
          <w:t>HealthCollectible</w:t>
        </w:r>
        <w:r>
          <w:t xml:space="preserve"> добавляет одно очко жизни игроку, применятся автоматически.</w:t>
        </w:r>
      </w:moveTo>
      <w:moveToRangeEnd w:id="1085"/>
      <w:ins w:id="1087" w:author="Anton Log" w:date="2023-05-10T12:30:00Z">
        <w:r>
          <w:rPr>
            <w:lang w:val="ru-BY"/>
          </w:rPr>
          <w:t xml:space="preserve"> </w:t>
        </w:r>
      </w:ins>
      <w:r w:rsidR="00C87AB6">
        <w:t xml:space="preserve">После применения </w:t>
      </w:r>
      <w:ins w:id="1088" w:author="Anton Log" w:date="2023-05-10T12:30:00Z">
        <w:r>
          <w:rPr>
            <w:lang w:val="ru-BY"/>
          </w:rPr>
          <w:t xml:space="preserve">бонуса </w:t>
        </w:r>
      </w:ins>
      <w:r w:rsidR="00C87AB6">
        <w:rPr>
          <w:lang w:val="en-US"/>
        </w:rPr>
        <w:t>SteelShoesCollectible</w:t>
      </w:r>
      <w:r w:rsidR="00C87AB6" w:rsidRPr="00C87AB6">
        <w:t xml:space="preserve"> </w:t>
      </w:r>
      <w:r w:rsidR="00C87AB6">
        <w:t>игрок перестает получать урон от шипов на некоторое время.</w:t>
      </w:r>
    </w:p>
    <w:p w14:paraId="5508A1C2" w14:textId="288A8B66" w:rsidR="00C87AB6" w:rsidRPr="00733EE5" w:rsidRDefault="007C050F" w:rsidP="000772EE">
      <w:ins w:id="1089" w:author="AdminNB" w:date="2023-05-10T21:23:00Z">
        <w:r>
          <w:t xml:space="preserve">Внешний вид </w:t>
        </w:r>
      </w:ins>
      <w:ins w:id="1090" w:author="AdminNB" w:date="2023-05-10T21:24:00Z">
        <w:r>
          <w:t xml:space="preserve">упомянутых выше </w:t>
        </w:r>
      </w:ins>
      <w:ins w:id="1091" w:author="AdminNB" w:date="2023-05-10T21:23:00Z">
        <w:r>
          <w:t>бонусов</w:t>
        </w:r>
      </w:ins>
      <w:ins w:id="1092" w:author="AdminNB" w:date="2023-05-10T21:24:00Z">
        <w:r>
          <w:t xml:space="preserve"> продемонстрирован на рисунке 2.2.</w:t>
        </w:r>
      </w:ins>
      <w:moveFromRangeStart w:id="1093" w:author="Anton Log" w:date="2023-05-10T12:30:00Z" w:name="move134614223"/>
      <w:moveFrom w:id="1094" w:author="Anton Log" w:date="2023-05-10T12:30:00Z">
        <w:del w:id="1095" w:author="AdminNB" w:date="2023-05-10T21:23:00Z">
          <w:r w:rsidR="00733EE5" w:rsidDel="007C050F">
            <w:delText xml:space="preserve"> </w:delText>
          </w:r>
        </w:del>
        <w:r w:rsidR="00733EE5" w:rsidDel="00ED6A07">
          <w:rPr>
            <w:lang w:val="en-US"/>
          </w:rPr>
          <w:t>HealthCollectible</w:t>
        </w:r>
        <w:r w:rsidR="00733EE5" w:rsidDel="00ED6A07">
          <w:t xml:space="preserve"> добавляет одно очко жизни игроку, применятся автоматически.</w:t>
        </w:r>
      </w:moveFrom>
      <w:moveFromRangeEnd w:id="1093"/>
    </w:p>
    <w:p w14:paraId="441346AA" w14:textId="64E9AF45" w:rsidR="008F613F" w:rsidRPr="00ED6A07" w:rsidRDefault="008F613F" w:rsidP="008F613F">
      <w:pPr>
        <w:pStyle w:val="afff3"/>
        <w:rPr>
          <w:noProof/>
          <w:lang w:val="en-US"/>
          <w:rPrChange w:id="1096" w:author="Anton Log" w:date="2023-05-10T12:30:00Z">
            <w:rPr>
              <w:noProof/>
            </w:rPr>
          </w:rPrChange>
        </w:rPr>
      </w:pPr>
      <w:r>
        <w:t>Рисунок</w:t>
      </w:r>
      <w:r w:rsidRPr="00ED6A07">
        <w:rPr>
          <w:lang w:val="en-US"/>
          <w:rPrChange w:id="1097" w:author="Anton Log" w:date="2023-05-10T12:30:00Z">
            <w:rPr/>
          </w:rPrChange>
        </w:rPr>
        <w:t xml:space="preserve"> 2.</w:t>
      </w:r>
      <w:del w:id="1098" w:author="AdminNB" w:date="2023-05-10T21:24:00Z">
        <w:r w:rsidRPr="00ED6A07" w:rsidDel="007C050F">
          <w:rPr>
            <w:lang w:val="en-US"/>
            <w:rPrChange w:id="1099" w:author="Anton Log" w:date="2023-05-10T12:30:00Z">
              <w:rPr/>
            </w:rPrChange>
          </w:rPr>
          <w:delText>3</w:delText>
        </w:r>
      </w:del>
      <w:ins w:id="1100" w:author="AdminNB" w:date="2023-05-10T21:24:00Z">
        <w:r w:rsidR="007C050F" w:rsidRPr="007C050F">
          <w:rPr>
            <w:lang w:val="en-US"/>
            <w:rPrChange w:id="1101" w:author="AdminNB" w:date="2023-05-10T21:24:00Z">
              <w:rPr/>
            </w:rPrChange>
          </w:rPr>
          <w:t>2</w:t>
        </w:r>
      </w:ins>
      <w:r w:rsidRPr="00ED6A07">
        <w:rPr>
          <w:lang w:val="en-US"/>
          <w:rPrChange w:id="1102" w:author="Anton Log" w:date="2023-05-10T12:30:00Z">
            <w:rPr/>
          </w:rPrChange>
        </w:rPr>
        <w:t xml:space="preserve"> – </w:t>
      </w:r>
      <w:r>
        <w:t>Изображения</w:t>
      </w:r>
      <w:r w:rsidRPr="00ED6A07">
        <w:rPr>
          <w:lang w:val="en-US"/>
          <w:rPrChange w:id="1103" w:author="Anton Log" w:date="2023-05-10T12:30:00Z">
            <w:rPr/>
          </w:rPrChange>
        </w:rPr>
        <w:t xml:space="preserve"> </w:t>
      </w:r>
      <w:r>
        <w:t>бонусов</w:t>
      </w:r>
      <w:ins w:id="1104" w:author="Anton Log" w:date="2023-05-10T12:31:00Z">
        <w:r w:rsidR="00ED6A07">
          <w:rPr>
            <w:lang w:val="ru-BY"/>
          </w:rPr>
          <w:t xml:space="preserve"> </w:t>
        </w:r>
      </w:ins>
      <w:r w:rsidRPr="00ED6A07">
        <w:rPr>
          <w:lang w:val="en-US"/>
          <w:rPrChange w:id="1105" w:author="Anton Log" w:date="2023-05-10T12:30:00Z">
            <w:rPr/>
          </w:rPrChange>
        </w:rPr>
        <w:t>(</w:t>
      </w:r>
      <w:r>
        <w:t>слева</w:t>
      </w:r>
      <w:r w:rsidRPr="00ED6A07">
        <w:rPr>
          <w:lang w:val="en-US"/>
          <w:rPrChange w:id="1106" w:author="Anton Log" w:date="2023-05-10T12:30:00Z">
            <w:rPr/>
          </w:rPrChange>
        </w:rPr>
        <w:t xml:space="preserve"> </w:t>
      </w:r>
      <w:r>
        <w:t>направо</w:t>
      </w:r>
      <w:r w:rsidRPr="00ED6A07">
        <w:rPr>
          <w:lang w:val="en-US"/>
          <w:rPrChange w:id="1107" w:author="Anton Log" w:date="2023-05-10T12:30:00Z">
            <w:rPr/>
          </w:rPrChange>
        </w:rPr>
        <w:t xml:space="preserve">: </w:t>
      </w:r>
      <w:proofErr w:type="spellStart"/>
      <w:r>
        <w:rPr>
          <w:lang w:val="en-US"/>
        </w:rPr>
        <w:t>DestructionCollectible</w:t>
      </w:r>
      <w:proofErr w:type="spellEnd"/>
      <w:r w:rsidRPr="00ED6A07">
        <w:rPr>
          <w:lang w:val="en-US"/>
          <w:rPrChange w:id="1108" w:author="Anton Log" w:date="2023-05-10T12:30:00Z">
            <w:rPr/>
          </w:rPrChange>
        </w:rPr>
        <w:t>,</w:t>
      </w:r>
      <w:r w:rsidR="007B1496" w:rsidRPr="00ED6A07">
        <w:rPr>
          <w:lang w:val="en-US"/>
          <w:rPrChange w:id="1109" w:author="Anton Log" w:date="2023-05-10T12:30:00Z">
            <w:rPr/>
          </w:rPrChange>
        </w:rPr>
        <w:t xml:space="preserve"> </w:t>
      </w:r>
      <w:r>
        <w:rPr>
          <w:lang w:val="en-US"/>
        </w:rPr>
        <w:t>HealthCollectible</w:t>
      </w:r>
      <w:r w:rsidRPr="00ED6A07">
        <w:rPr>
          <w:lang w:val="en-US"/>
          <w:rPrChange w:id="1110" w:author="Anton Log" w:date="2023-05-10T12:30:00Z">
            <w:rPr/>
          </w:rPrChange>
        </w:rPr>
        <w:t>,</w:t>
      </w:r>
      <w:r w:rsidR="007B1496" w:rsidRPr="00ED6A07">
        <w:rPr>
          <w:lang w:val="en-US"/>
          <w:rPrChange w:id="1111" w:author="Anton Log" w:date="2023-05-10T12:30:00Z">
            <w:rPr/>
          </w:rPrChange>
        </w:rPr>
        <w:t xml:space="preserve"> </w:t>
      </w:r>
      <w:r>
        <w:rPr>
          <w:lang w:val="en-US"/>
        </w:rPr>
        <w:t>SteelShoesCollectible</w:t>
      </w:r>
      <w:r w:rsidRPr="00ED6A07">
        <w:rPr>
          <w:lang w:val="en-US"/>
          <w:rPrChange w:id="1112" w:author="Anton Log" w:date="2023-05-10T12:30:00Z">
            <w:rPr/>
          </w:rPrChange>
        </w:rPr>
        <w:t xml:space="preserve">) </w:t>
      </w:r>
      <w:r w:rsidR="001D2983" w:rsidRPr="00ED6A07">
        <w:rPr>
          <w:lang w:val="en-US"/>
          <w:rPrChange w:id="1113" w:author="Anton Log" w:date="2023-05-10T12:30:00Z">
            <w:rPr/>
          </w:rPrChange>
        </w:rPr>
        <w:tab/>
      </w:r>
    </w:p>
    <w:p w14:paraId="7FA62E14" w14:textId="27255D1E" w:rsidR="003D5701" w:rsidRPr="003D5701" w:rsidRDefault="003D5701" w:rsidP="004D148B">
      <w:pPr>
        <w:autoSpaceDE w:val="0"/>
        <w:autoSpaceDN w:val="0"/>
        <w:adjustRightInd w:val="0"/>
        <w:spacing w:line="240" w:lineRule="auto"/>
        <w:jc w:val="left"/>
        <w:rPr>
          <w:lang w:val="ru-BY"/>
        </w:rPr>
      </w:pPr>
      <w:r>
        <w:rPr>
          <w:lang w:val="ru-BY"/>
        </w:rPr>
        <w:t xml:space="preserve">Получение очков является главной мотивацией игрока становиться лучше и продолжать играть, постепенно улучшая свой результат. Основную массу очков игрок получает за расстояние, которое он смог пробежать. </w:t>
      </w:r>
      <w:del w:id="1114" w:author="Anton Log" w:date="2023-05-10T12:31:00Z">
        <w:r w:rsidDel="00ED6A07">
          <w:rPr>
            <w:lang w:val="ru-BY"/>
          </w:rPr>
          <w:delText>Плюс к этому</w:delText>
        </w:r>
      </w:del>
      <w:ins w:id="1115" w:author="Anton Log" w:date="2023-05-10T12:31:00Z">
        <w:r w:rsidR="00ED6A07">
          <w:rPr>
            <w:lang w:val="ru-BY"/>
          </w:rPr>
          <w:t>Кроме того</w:t>
        </w:r>
      </w:ins>
      <w:r>
        <w:rPr>
          <w:lang w:val="ru-BY"/>
        </w:rPr>
        <w:t xml:space="preserve"> за каждого поверженного противника начисляется фиксированное число баллов. Если в забеге игрок набрал результат, превышающий свой предыдущий рекорд, то после перезапуска игры новый лучший </w:t>
      </w:r>
      <w:r w:rsidR="00021995">
        <w:t>счет</w:t>
      </w:r>
      <w:r>
        <w:rPr>
          <w:lang w:val="ru-BY"/>
        </w:rPr>
        <w:t xml:space="preserve"> перезапишет старый.</w:t>
      </w:r>
      <w:r w:rsidR="004D148B" w:rsidRPr="003D5701">
        <w:rPr>
          <w:lang w:val="ru-BY"/>
        </w:rPr>
        <w:t xml:space="preserve"> </w:t>
      </w:r>
    </w:p>
    <w:p w14:paraId="2ADD59B4" w14:textId="5A5ACA17" w:rsidR="00A40E4D" w:rsidRDefault="00181DC8" w:rsidP="00AA5361">
      <w:r>
        <w:t xml:space="preserve">Во время игрового процесса </w:t>
      </w:r>
      <w:r w:rsidR="001D2983">
        <w:t>скорость передвижения главного героя увеличивается на одну десятую от времени, прошедшего с прошлого кадра, до тех пор, пока она не достигнет максимального заданного значения</w:t>
      </w:r>
      <w:r w:rsidR="00E40E47">
        <w:t>. При этом частота</w:t>
      </w:r>
      <w:r w:rsidR="00E40E47" w:rsidRPr="00E40E47">
        <w:t xml:space="preserve"> </w:t>
      </w:r>
      <w:r w:rsidR="00E40E47">
        <w:t>появления новых препятствий будет становится все больше за счет уменьшения времени ожидания между созданием новых преград. Все это в совокупности будет увеличивать сложность игры с течением времени.</w:t>
      </w:r>
    </w:p>
    <w:p w14:paraId="2D204797" w14:textId="21FF46E0" w:rsidR="001D19DE" w:rsidRPr="00AA5361" w:rsidRDefault="00AA5361" w:rsidP="00AA5361">
      <w:pPr>
        <w:pStyle w:val="21"/>
        <w:ind w:hanging="11"/>
      </w:pPr>
      <w:bookmarkStart w:id="1116" w:name="_Toc134632478"/>
      <w:r w:rsidRPr="00AA5361">
        <w:t xml:space="preserve">Программная реализация </w:t>
      </w:r>
      <w:r w:rsidR="00756A5C">
        <w:t xml:space="preserve">действий </w:t>
      </w:r>
      <w:r w:rsidRPr="00AA5361">
        <w:t>игрового персонажа</w:t>
      </w:r>
      <w:bookmarkEnd w:id="1116"/>
      <w:r w:rsidR="00756A5C">
        <w:t xml:space="preserve"> </w:t>
      </w:r>
    </w:p>
    <w:p w14:paraId="003494FF" w14:textId="159101E3" w:rsidR="000532B1" w:rsidRDefault="006A4725" w:rsidP="000772EE">
      <w:r>
        <w:t xml:space="preserve">Движение персонажа происходит следующим образом: при создании объекта игрока в сцене внутри функции </w:t>
      </w:r>
      <w:proofErr w:type="spellStart"/>
      <w:r w:rsidRPr="004C3DE4">
        <w:rPr>
          <w:rStyle w:val="aff8"/>
          <w:rFonts w:eastAsiaTheme="minorHAnsi"/>
          <w:rPrChange w:id="1117" w:author="Anton Log" w:date="2023-05-10T12:39:00Z">
            <w:rPr>
              <w:lang w:val="en-US"/>
            </w:rPr>
          </w:rPrChange>
        </w:rPr>
        <w:t>Awake</w:t>
      </w:r>
      <w:proofErr w:type="spellEnd"/>
      <w:r>
        <w:t xml:space="preserve"> скрипта </w:t>
      </w:r>
      <w:proofErr w:type="spellStart"/>
      <w:r>
        <w:rPr>
          <w:lang w:val="en-US"/>
        </w:rPr>
        <w:t>PlayerMovement</w:t>
      </w:r>
      <w:proofErr w:type="spellEnd"/>
      <w:ins w:id="1118" w:author="Anton Log" w:date="2023-05-10T12:39:00Z">
        <w:r w:rsidR="004C3DE4">
          <w:rPr>
            <w:lang w:val="ru-BY"/>
          </w:rPr>
          <w:t xml:space="preserve">, отвечающем за перемещение, </w:t>
        </w:r>
      </w:ins>
      <w:del w:id="1119" w:author="Anton Log" w:date="2023-05-10T12:39:00Z">
        <w:r w:rsidR="009A5166" w:rsidRPr="009A5166" w:rsidDel="004C3DE4">
          <w:delText>(</w:delText>
        </w:r>
        <w:r w:rsidR="009A5166" w:rsidDel="004C3DE4">
          <w:delText>движение игрока)</w:delText>
        </w:r>
        <w:r w:rsidR="008C184B" w:rsidDel="004C3DE4">
          <w:delText xml:space="preserve"> </w:delText>
        </w:r>
      </w:del>
      <w:r w:rsidR="008C184B">
        <w:t xml:space="preserve">берутся ссылки на другие компоненты персонажа, такие как </w:t>
      </w:r>
      <w:proofErr w:type="spellStart"/>
      <w:r w:rsidR="008C184B">
        <w:rPr>
          <w:lang w:val="en-US"/>
        </w:rPr>
        <w:t>RigidBody</w:t>
      </w:r>
      <w:proofErr w:type="spellEnd"/>
      <w:r w:rsidR="008C184B" w:rsidRPr="008C184B">
        <w:t>2</w:t>
      </w:r>
      <w:r w:rsidR="008C184B">
        <w:rPr>
          <w:lang w:val="en-US"/>
        </w:rPr>
        <w:t>D</w:t>
      </w:r>
      <w:r w:rsidR="008C184B">
        <w:t xml:space="preserve"> </w:t>
      </w:r>
      <w:r w:rsidR="00E91B3D">
        <w:t>для симуляции движения</w:t>
      </w:r>
      <w:r w:rsidR="008C184B">
        <w:t xml:space="preserve">, </w:t>
      </w:r>
      <w:r w:rsidR="008C184B">
        <w:rPr>
          <w:lang w:val="en-US"/>
        </w:rPr>
        <w:t>Animator</w:t>
      </w:r>
      <w:r w:rsidR="00E91B3D">
        <w:t xml:space="preserve"> для </w:t>
      </w:r>
      <w:del w:id="1120" w:author="Anton Log" w:date="2023-05-10T12:40:00Z">
        <w:r w:rsidR="00E91B3D" w:rsidDel="004C3DE4">
          <w:delText xml:space="preserve">проигрывания </w:delText>
        </w:r>
      </w:del>
      <w:ins w:id="1121" w:author="Anton Log" w:date="2023-05-10T12:40:00Z">
        <w:r w:rsidR="004C3DE4">
          <w:rPr>
            <w:lang w:val="ru-BY"/>
          </w:rPr>
          <w:t>воспроизведения</w:t>
        </w:r>
        <w:r w:rsidR="004C3DE4">
          <w:t xml:space="preserve"> </w:t>
        </w:r>
      </w:ins>
      <w:r w:rsidR="00E91B3D">
        <w:t xml:space="preserve">анимаций </w:t>
      </w:r>
      <w:r w:rsidR="00E91B3D">
        <w:lastRenderedPageBreak/>
        <w:t>бега,</w:t>
      </w:r>
      <w:r w:rsidR="00486E3C">
        <w:t xml:space="preserve"> </w:t>
      </w:r>
      <w:r w:rsidR="00E91B3D">
        <w:t>кувырка и прыжка</w:t>
      </w:r>
      <w:ins w:id="1122" w:author="Anton Log" w:date="2023-05-10T12:40:00Z">
        <w:r w:rsidR="004C3DE4">
          <w:rPr>
            <w:lang w:val="ru-BY"/>
          </w:rPr>
          <w:t>,</w:t>
        </w:r>
      </w:ins>
      <w:del w:id="1123" w:author="Anton Log" w:date="2023-05-10T12:40:00Z">
        <w:r w:rsidR="008C184B" w:rsidRPr="008C184B" w:rsidDel="004C3DE4">
          <w:delText xml:space="preserve"> </w:delText>
        </w:r>
        <w:r w:rsidR="008C184B" w:rsidDel="004C3DE4">
          <w:delText>и</w:delText>
        </w:r>
      </w:del>
      <w:r w:rsidR="008C184B">
        <w:t xml:space="preserve"> </w:t>
      </w:r>
      <w:proofErr w:type="spellStart"/>
      <w:r w:rsidR="008C184B">
        <w:rPr>
          <w:lang w:val="en-US"/>
        </w:rPr>
        <w:t>BoxCollider</w:t>
      </w:r>
      <w:proofErr w:type="spellEnd"/>
      <w:r w:rsidR="008C184B" w:rsidRPr="008C184B">
        <w:t>2</w:t>
      </w:r>
      <w:r w:rsidR="008C184B">
        <w:rPr>
          <w:lang w:val="en-US"/>
        </w:rPr>
        <w:t>D</w:t>
      </w:r>
      <w:r w:rsidR="00E91B3D">
        <w:t xml:space="preserve"> для определения положения игрока относительно пола.</w:t>
      </w:r>
    </w:p>
    <w:p w14:paraId="3E3E7979" w14:textId="64F61AE4" w:rsidR="00332233" w:rsidRDefault="00332233" w:rsidP="000772EE">
      <w:r>
        <w:t xml:space="preserve">Пример кода для взятия ссылок на компоненты объекта </w:t>
      </w:r>
      <w:r w:rsidR="000011D7">
        <w:t>представлен</w:t>
      </w:r>
      <w:r>
        <w:t xml:space="preserve"> на листинге 2.1</w:t>
      </w:r>
      <w:ins w:id="1124" w:author="AdminNB" w:date="2023-05-10T22:11:00Z">
        <w:r w:rsidR="0054274D" w:rsidRPr="0054274D">
          <w:rPr>
            <w:rPrChange w:id="1125" w:author="AdminNB" w:date="2023-05-10T22:11:00Z">
              <w:rPr>
                <w:lang w:val="en-US"/>
              </w:rPr>
            </w:rPrChange>
          </w:rPr>
          <w:t>.</w:t>
        </w:r>
      </w:ins>
      <w:del w:id="1126" w:author="AdminNB" w:date="2023-05-10T22:11:00Z">
        <w:r w:rsidDel="0054274D">
          <w:delText>:</w:delText>
        </w:r>
      </w:del>
    </w:p>
    <w:p w14:paraId="5AE4A746" w14:textId="73040C6D" w:rsidR="00212C5B" w:rsidRDefault="00212C5B" w:rsidP="00212C5B">
      <w:pPr>
        <w:pStyle w:val="afffd"/>
      </w:pPr>
      <w:r>
        <w:t>Листинг 2.1 – Получение ссылок на компоненты объекта</w:t>
      </w:r>
    </w:p>
    <w:p w14:paraId="303FD235" w14:textId="4C2447C4" w:rsidR="00A07545" w:rsidRPr="00550B8A" w:rsidRDefault="00A07545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1127" w:author="Anton Log" w:date="2023-05-10T12:47:00Z">
          <w:pPr>
            <w:pStyle w:val="aff7"/>
          </w:pPr>
        </w:pPrChange>
      </w:pPr>
      <w:del w:id="1128" w:author="Anton Log" w:date="2023-05-10T12:47:00Z">
        <w:r w:rsidRPr="00CC4CB0" w:rsidDel="00550B8A">
          <w:rPr>
            <w:lang w:val="en-US"/>
            <w:rPrChange w:id="1129" w:author="Anton Log" w:date="2023-05-10T17:27:00Z">
              <w:rPr/>
            </w:rPrChange>
          </w:rPr>
          <w:tab/>
        </w:r>
      </w:del>
      <w:proofErr w:type="gramStart"/>
      <w:r w:rsidRPr="00550B8A">
        <w:rPr>
          <w:lang w:val="en-US"/>
        </w:rPr>
        <w:t>body</w:t>
      </w:r>
      <w:proofErr w:type="gramEnd"/>
      <w:r w:rsidRPr="00550B8A">
        <w:rPr>
          <w:lang w:val="en-US"/>
        </w:rPr>
        <w:t xml:space="preserve"> = </w:t>
      </w:r>
      <w:proofErr w:type="spellStart"/>
      <w:r w:rsidRPr="00550B8A">
        <w:rPr>
          <w:lang w:val="en-US"/>
        </w:rPr>
        <w:t>GetComponent</w:t>
      </w:r>
      <w:proofErr w:type="spellEnd"/>
      <w:r w:rsidRPr="00550B8A">
        <w:rPr>
          <w:lang w:val="en-US"/>
        </w:rPr>
        <w:t>&lt;Rigidbody2D&gt;();</w:t>
      </w:r>
      <w:del w:id="1130" w:author="Anton Log" w:date="2023-05-10T12:47:00Z">
        <w:r w:rsidRPr="00550B8A" w:rsidDel="00550B8A">
          <w:rPr>
            <w:lang w:val="en-US"/>
          </w:rPr>
          <w:delText xml:space="preserve">  </w:delText>
        </w:r>
      </w:del>
      <w:r w:rsidRPr="00550B8A">
        <w:rPr>
          <w:lang w:val="en-US"/>
        </w:rPr>
        <w:t xml:space="preserve"> </w:t>
      </w:r>
    </w:p>
    <w:p w14:paraId="1DE9FDBB" w14:textId="0EDE4786" w:rsidR="00A07545" w:rsidRPr="00550B8A" w:rsidRDefault="00A07545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1131" w:author="Anton Log" w:date="2023-05-10T12:47:00Z">
          <w:pPr>
            <w:pStyle w:val="aff7"/>
          </w:pPr>
        </w:pPrChange>
      </w:pPr>
      <w:del w:id="1132" w:author="Anton Log" w:date="2023-05-10T12:47:00Z">
        <w:r w:rsidRPr="00550B8A" w:rsidDel="00550B8A">
          <w:rPr>
            <w:lang w:val="en-US"/>
          </w:rPr>
          <w:delText xml:space="preserve">      </w:delText>
        </w:r>
        <w:r w:rsidRPr="00550B8A" w:rsidDel="00550B8A">
          <w:rPr>
            <w:lang w:val="en-US"/>
          </w:rPr>
          <w:tab/>
        </w:r>
      </w:del>
      <w:proofErr w:type="spellStart"/>
      <w:proofErr w:type="gramStart"/>
      <w:r w:rsidRPr="00550B8A">
        <w:rPr>
          <w:lang w:val="en-US"/>
        </w:rPr>
        <w:t>anim</w:t>
      </w:r>
      <w:proofErr w:type="spellEnd"/>
      <w:proofErr w:type="gramEnd"/>
      <w:ins w:id="1133" w:author="Anton Log" w:date="2023-05-10T12:40:00Z">
        <w:r w:rsidR="004C3DE4" w:rsidRPr="00550B8A">
          <w:rPr>
            <w:lang w:val="en-US"/>
            <w:rPrChange w:id="1134" w:author="Anton Log" w:date="2023-05-10T12:47:00Z">
              <w:rPr>
                <w:lang w:val="ru-BY"/>
              </w:rPr>
            </w:rPrChange>
          </w:rPr>
          <w:t xml:space="preserve"> </w:t>
        </w:r>
      </w:ins>
      <w:r w:rsidRPr="00550B8A">
        <w:rPr>
          <w:lang w:val="en-US"/>
        </w:rPr>
        <w:t>=</w:t>
      </w:r>
      <w:ins w:id="1135" w:author="Anton Log" w:date="2023-05-10T12:40:00Z">
        <w:r w:rsidR="004C3DE4" w:rsidRPr="00550B8A">
          <w:rPr>
            <w:lang w:val="en-US"/>
            <w:rPrChange w:id="1136" w:author="Anton Log" w:date="2023-05-10T12:47:00Z">
              <w:rPr>
                <w:lang w:val="ru-BY"/>
              </w:rPr>
            </w:rPrChange>
          </w:rPr>
          <w:t xml:space="preserve"> </w:t>
        </w:r>
      </w:ins>
      <w:proofErr w:type="spellStart"/>
      <w:r w:rsidRPr="00550B8A">
        <w:rPr>
          <w:lang w:val="en-US"/>
        </w:rPr>
        <w:t>GetComponent</w:t>
      </w:r>
      <w:proofErr w:type="spellEnd"/>
      <w:r w:rsidRPr="00550B8A">
        <w:rPr>
          <w:lang w:val="en-US"/>
        </w:rPr>
        <w:t>&lt;Animator&gt;();</w:t>
      </w:r>
    </w:p>
    <w:p w14:paraId="5BE3F1CE" w14:textId="0B1FACF9" w:rsidR="00A07545" w:rsidRPr="00550B8A" w:rsidRDefault="00AA5361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1137" w:author="Anton Log" w:date="2023-05-10T12:47:00Z">
          <w:pPr>
            <w:pStyle w:val="aff7"/>
          </w:pPr>
        </w:pPrChange>
      </w:pPr>
      <w:del w:id="1138" w:author="Anton Log" w:date="2023-05-10T12:47:00Z">
        <w:r w:rsidRPr="00550B8A" w:rsidDel="00550B8A">
          <w:rPr>
            <w:lang w:val="en-US"/>
          </w:rPr>
          <w:tab/>
        </w:r>
      </w:del>
      <w:proofErr w:type="spellStart"/>
      <w:proofErr w:type="gramStart"/>
      <w:r w:rsidR="00A07545" w:rsidRPr="00550B8A">
        <w:rPr>
          <w:lang w:val="en-US"/>
        </w:rPr>
        <w:t>boxCollider</w:t>
      </w:r>
      <w:proofErr w:type="spellEnd"/>
      <w:proofErr w:type="gramEnd"/>
      <w:ins w:id="1139" w:author="Anton Log" w:date="2023-05-10T12:40:00Z">
        <w:r w:rsidR="004C3DE4" w:rsidRPr="00550B8A">
          <w:rPr>
            <w:lang w:val="en-US"/>
            <w:rPrChange w:id="1140" w:author="Anton Log" w:date="2023-05-10T12:47:00Z">
              <w:rPr>
                <w:lang w:val="ru-BY"/>
              </w:rPr>
            </w:rPrChange>
          </w:rPr>
          <w:t xml:space="preserve"> </w:t>
        </w:r>
      </w:ins>
      <w:r w:rsidR="00A07545" w:rsidRPr="00550B8A">
        <w:rPr>
          <w:lang w:val="en-US"/>
        </w:rPr>
        <w:t xml:space="preserve">= </w:t>
      </w:r>
      <w:proofErr w:type="spellStart"/>
      <w:r w:rsidR="00A07545" w:rsidRPr="00550B8A">
        <w:rPr>
          <w:lang w:val="en-US"/>
        </w:rPr>
        <w:t>GetComponent</w:t>
      </w:r>
      <w:proofErr w:type="spellEnd"/>
      <w:r w:rsidR="00A07545" w:rsidRPr="00550B8A">
        <w:rPr>
          <w:lang w:val="en-US"/>
        </w:rPr>
        <w:t>&lt;BoxCollider2D&gt;();</w:t>
      </w:r>
    </w:p>
    <w:p w14:paraId="3ED0BA79" w14:textId="5C65461F" w:rsidR="00E63E02" w:rsidRDefault="006F1319" w:rsidP="000772EE">
      <w:r>
        <w:t>Скорость</w:t>
      </w:r>
      <w:r w:rsidRPr="00CC4CB0">
        <w:rPr>
          <w:lang w:val="en-US"/>
        </w:rPr>
        <w:t xml:space="preserve"> </w:t>
      </w:r>
      <w:r>
        <w:t>тела</w:t>
      </w:r>
      <w:r w:rsidRPr="00CC4CB0">
        <w:rPr>
          <w:lang w:val="en-US"/>
        </w:rPr>
        <w:t xml:space="preserve"> </w:t>
      </w:r>
      <w:r>
        <w:t>внутри</w:t>
      </w:r>
      <w:r w:rsidRPr="00CC4CB0">
        <w:rPr>
          <w:lang w:val="en-US"/>
        </w:rPr>
        <w:t xml:space="preserve"> </w:t>
      </w:r>
      <w:r>
        <w:t>компонента</w:t>
      </w:r>
      <w:r w:rsidRPr="00CC4CB0">
        <w:rPr>
          <w:lang w:val="en-US"/>
        </w:rPr>
        <w:t xml:space="preserve"> </w:t>
      </w:r>
      <w:r>
        <w:rPr>
          <w:lang w:val="en-US"/>
        </w:rPr>
        <w:t>RigidBody</w:t>
      </w:r>
      <w:r w:rsidRPr="00CC4CB0">
        <w:rPr>
          <w:lang w:val="en-US"/>
        </w:rPr>
        <w:t>2</w:t>
      </w:r>
      <w:r>
        <w:rPr>
          <w:lang w:val="en-US"/>
        </w:rPr>
        <w:t>D</w:t>
      </w:r>
      <w:r w:rsidRPr="00CC4CB0">
        <w:rPr>
          <w:lang w:val="en-US"/>
        </w:rPr>
        <w:t xml:space="preserve"> </w:t>
      </w:r>
      <w:r>
        <w:t>задается</w:t>
      </w:r>
      <w:r w:rsidRPr="00CC4CB0">
        <w:rPr>
          <w:lang w:val="en-US"/>
        </w:rPr>
        <w:t xml:space="preserve"> </w:t>
      </w:r>
      <w:r>
        <w:t>дв</w:t>
      </w:r>
      <w:r w:rsidR="00655039">
        <w:t>умерным</w:t>
      </w:r>
      <w:r w:rsidR="00655039" w:rsidRPr="00CC4CB0">
        <w:rPr>
          <w:lang w:val="en-US"/>
        </w:rPr>
        <w:t xml:space="preserve"> </w:t>
      </w:r>
      <w:r w:rsidR="00655039">
        <w:t>вектором</w:t>
      </w:r>
      <w:r w:rsidRPr="00CC4CB0">
        <w:rPr>
          <w:lang w:val="en-US"/>
        </w:rPr>
        <w:t xml:space="preserve">. </w:t>
      </w:r>
      <w:r w:rsidR="001C120A">
        <w:t>В</w:t>
      </w:r>
      <w:r w:rsidR="00E63E02">
        <w:t xml:space="preserve"> функции событий </w:t>
      </w:r>
      <w:proofErr w:type="spellStart"/>
      <w:r w:rsidR="00E63E02" w:rsidRPr="007B5CF3">
        <w:rPr>
          <w:rStyle w:val="aff8"/>
          <w:rFonts w:eastAsiaTheme="minorHAnsi"/>
          <w:rPrChange w:id="1141" w:author="Anton Log" w:date="2023-05-10T12:41:00Z">
            <w:rPr>
              <w:lang w:val="en-US"/>
            </w:rPr>
          </w:rPrChange>
        </w:rPr>
        <w:t>Update</w:t>
      </w:r>
      <w:proofErr w:type="spellEnd"/>
      <w:r w:rsidR="00E63E02" w:rsidRPr="00E63E02">
        <w:t xml:space="preserve"> </w:t>
      </w:r>
      <w:r w:rsidR="00E63E02">
        <w:t>на тело накладывается скорость</w:t>
      </w:r>
      <w:ins w:id="1142" w:author="AdminNB" w:date="2023-05-10T22:00:00Z">
        <w:r w:rsidR="006A11F6">
          <w:t>,</w:t>
        </w:r>
      </w:ins>
      <w:del w:id="1143" w:author="Anton Log" w:date="2023-05-10T12:41:00Z">
        <w:r w:rsidR="00E63E02" w:rsidDel="007B5CF3">
          <w:delText>, заданная заранее,</w:delText>
        </w:r>
      </w:del>
      <w:r w:rsidR="00E63E02">
        <w:t xml:space="preserve"> что приводит тело в движение в направлении оси </w:t>
      </w:r>
      <w:r w:rsidR="00E63E02">
        <w:rPr>
          <w:lang w:val="en-US"/>
        </w:rPr>
        <w:t>X</w:t>
      </w:r>
      <w:r w:rsidR="002367F6">
        <w:t>, как это продемонстрировано на листинге 2.2</w:t>
      </w:r>
      <w:ins w:id="1144" w:author="AdminNB" w:date="2023-05-10T22:11:00Z">
        <w:r w:rsidR="0054274D" w:rsidRPr="0054274D">
          <w:rPr>
            <w:rPrChange w:id="1145" w:author="AdminNB" w:date="2023-05-10T22:11:00Z">
              <w:rPr>
                <w:lang w:val="en-US"/>
              </w:rPr>
            </w:rPrChange>
          </w:rPr>
          <w:t>.</w:t>
        </w:r>
      </w:ins>
      <w:del w:id="1146" w:author="AdminNB" w:date="2023-05-10T22:11:00Z">
        <w:r w:rsidR="002367F6" w:rsidDel="0054274D">
          <w:delText>:</w:delText>
        </w:r>
      </w:del>
    </w:p>
    <w:p w14:paraId="2A7F8539" w14:textId="4AA3C29C" w:rsidR="00FA6CED" w:rsidRPr="00FA6CED" w:rsidRDefault="00FA6CED" w:rsidP="00FA6CED">
      <w:pPr>
        <w:pStyle w:val="afffd"/>
      </w:pPr>
      <w:r>
        <w:t>Листинг 2.2 –</w:t>
      </w:r>
      <w:r w:rsidR="008337E9">
        <w:t xml:space="preserve"> Назначение скорости персонажу</w:t>
      </w:r>
    </w:p>
    <w:p w14:paraId="5D3C818E" w14:textId="61CDC542" w:rsidR="00E63E02" w:rsidRPr="007B5CF3" w:rsidRDefault="00AA5361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pPrChange w:id="1147" w:author="Anton Log" w:date="2023-05-10T12:46:00Z">
          <w:pPr>
            <w:pStyle w:val="aff7"/>
          </w:pPr>
        </w:pPrChange>
      </w:pPr>
      <w:del w:id="1148" w:author="Anton Log" w:date="2023-05-10T12:46:00Z">
        <w:r w:rsidRPr="0036450D" w:rsidDel="00550B8A">
          <w:tab/>
        </w:r>
      </w:del>
      <w:proofErr w:type="spellStart"/>
      <w:proofErr w:type="gramStart"/>
      <w:r w:rsidR="00E63E02" w:rsidRPr="007B5CF3">
        <w:rPr>
          <w:rPrChange w:id="1149" w:author="Anton Log" w:date="2023-05-10T12:42:00Z">
            <w:rPr>
              <w:lang w:val="en-US"/>
            </w:rPr>
          </w:rPrChange>
        </w:rPr>
        <w:t>body</w:t>
      </w:r>
      <w:r w:rsidR="00E63E02" w:rsidRPr="007B5CF3">
        <w:t>.</w:t>
      </w:r>
      <w:r w:rsidR="00E63E02" w:rsidRPr="007B5CF3">
        <w:rPr>
          <w:rPrChange w:id="1150" w:author="Anton Log" w:date="2023-05-10T12:42:00Z">
            <w:rPr>
              <w:lang w:val="en-US"/>
            </w:rPr>
          </w:rPrChange>
        </w:rPr>
        <w:t>velocity</w:t>
      </w:r>
      <w:proofErr w:type="spellEnd"/>
      <w:proofErr w:type="gramEnd"/>
      <w:r w:rsidR="00E63E02" w:rsidRPr="007B5CF3">
        <w:t xml:space="preserve"> = </w:t>
      </w:r>
      <w:proofErr w:type="spellStart"/>
      <w:r w:rsidR="00E63E02" w:rsidRPr="007B5CF3">
        <w:rPr>
          <w:rPrChange w:id="1151" w:author="Anton Log" w:date="2023-05-10T12:42:00Z">
            <w:rPr>
              <w:color w:val="0000FF"/>
              <w:lang w:val="en-US"/>
            </w:rPr>
          </w:rPrChange>
        </w:rPr>
        <w:t>new</w:t>
      </w:r>
      <w:proofErr w:type="spellEnd"/>
      <w:r w:rsidR="00E63E02" w:rsidRPr="007B5CF3">
        <w:t xml:space="preserve"> </w:t>
      </w:r>
      <w:r w:rsidR="00E63E02" w:rsidRPr="007B5CF3">
        <w:rPr>
          <w:rPrChange w:id="1152" w:author="Anton Log" w:date="2023-05-10T12:42:00Z">
            <w:rPr>
              <w:lang w:val="en-US"/>
            </w:rPr>
          </w:rPrChange>
        </w:rPr>
        <w:t>Vector</w:t>
      </w:r>
      <w:r w:rsidR="00E63E02" w:rsidRPr="007B5CF3">
        <w:t>2(</w:t>
      </w:r>
      <w:proofErr w:type="spellStart"/>
      <w:r w:rsidR="00E63E02" w:rsidRPr="007B5CF3">
        <w:rPr>
          <w:rPrChange w:id="1153" w:author="Anton Log" w:date="2023-05-10T12:42:00Z">
            <w:rPr>
              <w:lang w:val="en-US"/>
            </w:rPr>
          </w:rPrChange>
        </w:rPr>
        <w:t>speed</w:t>
      </w:r>
      <w:proofErr w:type="spellEnd"/>
      <w:r w:rsidR="00E63E02" w:rsidRPr="007B5CF3">
        <w:t xml:space="preserve">, </w:t>
      </w:r>
      <w:proofErr w:type="spellStart"/>
      <w:r w:rsidR="00E63E02" w:rsidRPr="007B5CF3">
        <w:rPr>
          <w:rPrChange w:id="1154" w:author="Anton Log" w:date="2023-05-10T12:42:00Z">
            <w:rPr>
              <w:lang w:val="en-US"/>
            </w:rPr>
          </w:rPrChange>
        </w:rPr>
        <w:t>body</w:t>
      </w:r>
      <w:r w:rsidR="00E63E02" w:rsidRPr="007B5CF3">
        <w:t>.</w:t>
      </w:r>
      <w:r w:rsidR="00E63E02" w:rsidRPr="007B5CF3">
        <w:rPr>
          <w:rPrChange w:id="1155" w:author="Anton Log" w:date="2023-05-10T12:42:00Z">
            <w:rPr>
              <w:lang w:val="en-US"/>
            </w:rPr>
          </w:rPrChange>
        </w:rPr>
        <w:t>velocity</w:t>
      </w:r>
      <w:r w:rsidR="00E63E02" w:rsidRPr="007B5CF3">
        <w:t>.</w:t>
      </w:r>
      <w:r w:rsidR="00E63E02" w:rsidRPr="007B5CF3">
        <w:rPr>
          <w:rPrChange w:id="1156" w:author="Anton Log" w:date="2023-05-10T12:42:00Z">
            <w:rPr>
              <w:lang w:val="en-US"/>
            </w:rPr>
          </w:rPrChange>
        </w:rPr>
        <w:t>y</w:t>
      </w:r>
      <w:proofErr w:type="spellEnd"/>
      <w:r w:rsidR="00E63E02" w:rsidRPr="007B5CF3">
        <w:t>);</w:t>
      </w:r>
    </w:p>
    <w:p w14:paraId="450739B6" w14:textId="2F232D7A" w:rsidR="00203080" w:rsidRDefault="00625CD0" w:rsidP="000772EE">
      <w:r>
        <w:t>Значение скорости увеличивается с каждым кадром, пока не достигнет максимального значения</w:t>
      </w:r>
      <w:ins w:id="1157" w:author="Anton Log" w:date="2023-05-10T12:41:00Z">
        <w:r w:rsidR="007B5CF3">
          <w:rPr>
            <w:lang w:val="ru-BY"/>
          </w:rPr>
          <w:t xml:space="preserve"> </w:t>
        </w:r>
      </w:ins>
      <w:r w:rsidR="00212C5B">
        <w:t xml:space="preserve">(см. </w:t>
      </w:r>
      <w:r w:rsidR="00FA6CED">
        <w:t>листинг 2.3</w:t>
      </w:r>
      <w:r w:rsidR="00212C5B">
        <w:t>)</w:t>
      </w:r>
      <w:ins w:id="1158" w:author="AdminNB" w:date="2023-05-10T22:11:00Z">
        <w:r w:rsidR="0054274D" w:rsidRPr="0054274D">
          <w:rPr>
            <w:rPrChange w:id="1159" w:author="AdminNB" w:date="2023-05-10T22:11:00Z">
              <w:rPr>
                <w:lang w:val="en-US"/>
              </w:rPr>
            </w:rPrChange>
          </w:rPr>
          <w:t>.</w:t>
        </w:r>
      </w:ins>
      <w:del w:id="1160" w:author="AdminNB" w:date="2023-05-10T22:11:00Z">
        <w:r w:rsidR="00203080" w:rsidDel="0054274D">
          <w:delText>:</w:delText>
        </w:r>
      </w:del>
    </w:p>
    <w:p w14:paraId="70E3F4CC" w14:textId="076B8012" w:rsidR="00212C5B" w:rsidRDefault="00212C5B" w:rsidP="00212C5B">
      <w:pPr>
        <w:pStyle w:val="afffd"/>
      </w:pPr>
      <w:r>
        <w:t>Листинг 2.3 – Увеличение скорости персонажа</w:t>
      </w:r>
    </w:p>
    <w:p w14:paraId="095B3297" w14:textId="368676EF" w:rsidR="00203080" w:rsidRPr="007B5CF3" w:rsidRDefault="00203080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916"/>
        <w:pPrChange w:id="1161" w:author="Anton Log" w:date="2023-05-10T12:47:00Z">
          <w:pPr>
            <w:pStyle w:val="aff7"/>
            <w:ind w:left="720"/>
          </w:pPr>
        </w:pPrChange>
      </w:pPr>
      <w:proofErr w:type="spellStart"/>
      <w:r w:rsidRPr="007B5CF3">
        <w:rPr>
          <w:rPrChange w:id="1162" w:author="Anton Log" w:date="2023-05-10T12:42:00Z">
            <w:rPr>
              <w:color w:val="0000FF"/>
              <w:lang w:val="en-US"/>
            </w:rPr>
          </w:rPrChange>
        </w:rPr>
        <w:t>if</w:t>
      </w:r>
      <w:proofErr w:type="spellEnd"/>
      <w:r w:rsidRPr="007B5CF3">
        <w:t xml:space="preserve"> (</w:t>
      </w:r>
      <w:proofErr w:type="spellStart"/>
      <w:r w:rsidRPr="007B5CF3">
        <w:rPr>
          <w:rPrChange w:id="1163" w:author="Anton Log" w:date="2023-05-10T12:42:00Z">
            <w:rPr>
              <w:lang w:val="en-US"/>
            </w:rPr>
          </w:rPrChange>
        </w:rPr>
        <w:t>speed</w:t>
      </w:r>
      <w:proofErr w:type="spellEnd"/>
      <w:ins w:id="1164" w:author="Anton Log" w:date="2023-05-10T12:41:00Z">
        <w:r w:rsidR="007B5CF3" w:rsidRPr="007B5CF3">
          <w:rPr>
            <w:rPrChange w:id="1165" w:author="Anton Log" w:date="2023-05-10T12:42:00Z">
              <w:rPr>
                <w:lang w:val="ru-BY"/>
              </w:rPr>
            </w:rPrChange>
          </w:rPr>
          <w:t xml:space="preserve"> </w:t>
        </w:r>
      </w:ins>
      <w:proofErr w:type="gramStart"/>
      <w:r w:rsidRPr="007B5CF3">
        <w:t>&lt;</w:t>
      </w:r>
      <w:ins w:id="1166" w:author="Anton Log" w:date="2023-05-10T12:41:00Z">
        <w:r w:rsidR="007B5CF3" w:rsidRPr="007B5CF3">
          <w:rPr>
            <w:rPrChange w:id="1167" w:author="Anton Log" w:date="2023-05-10T12:42:00Z">
              <w:rPr>
                <w:lang w:val="ru-BY"/>
              </w:rPr>
            </w:rPrChange>
          </w:rPr>
          <w:t xml:space="preserve"> </w:t>
        </w:r>
      </w:ins>
      <w:r w:rsidRPr="007B5CF3">
        <w:rPr>
          <w:rPrChange w:id="1168" w:author="Anton Log" w:date="2023-05-10T12:42:00Z">
            <w:rPr>
              <w:lang w:val="en-US"/>
            </w:rPr>
          </w:rPrChange>
        </w:rPr>
        <w:t>MAX</w:t>
      </w:r>
      <w:proofErr w:type="gramEnd"/>
      <w:r w:rsidRPr="007B5CF3">
        <w:t>_</w:t>
      </w:r>
      <w:r w:rsidRPr="007B5CF3">
        <w:rPr>
          <w:rPrChange w:id="1169" w:author="Anton Log" w:date="2023-05-10T12:42:00Z">
            <w:rPr>
              <w:lang w:val="en-US"/>
            </w:rPr>
          </w:rPrChange>
        </w:rPr>
        <w:t>SPEED</w:t>
      </w:r>
      <w:r w:rsidRPr="007B5CF3">
        <w:t>)</w:t>
      </w:r>
    </w:p>
    <w:p w14:paraId="0AB07A10" w14:textId="4DC1F4E2" w:rsidR="00203080" w:rsidRPr="007B5CF3" w:rsidRDefault="00203080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916"/>
        <w:pPrChange w:id="1170" w:author="Anton Log" w:date="2023-05-10T12:47:00Z">
          <w:pPr>
            <w:pStyle w:val="aff7"/>
            <w:ind w:left="720"/>
          </w:pPr>
        </w:pPrChange>
      </w:pPr>
      <w:r w:rsidRPr="007B5CF3">
        <w:t>{</w:t>
      </w:r>
    </w:p>
    <w:p w14:paraId="2F477BEC" w14:textId="67F99C9A" w:rsidR="00203080" w:rsidRPr="007B5CF3" w:rsidRDefault="00203080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916"/>
        <w:pPrChange w:id="1171" w:author="Anton Log" w:date="2023-05-10T12:47:00Z">
          <w:pPr>
            <w:pStyle w:val="aff7"/>
            <w:ind w:left="720"/>
          </w:pPr>
        </w:pPrChange>
      </w:pPr>
      <w:r w:rsidRPr="007B5CF3">
        <w:t xml:space="preserve">    </w:t>
      </w:r>
      <w:proofErr w:type="spellStart"/>
      <w:r w:rsidRPr="007B5CF3">
        <w:rPr>
          <w:rPrChange w:id="1172" w:author="Anton Log" w:date="2023-05-10T12:42:00Z">
            <w:rPr>
              <w:lang w:val="en-US"/>
            </w:rPr>
          </w:rPrChange>
        </w:rPr>
        <w:t>speed</w:t>
      </w:r>
      <w:proofErr w:type="spellEnd"/>
      <w:r w:rsidRPr="007B5CF3">
        <w:t xml:space="preserve"> += </w:t>
      </w:r>
      <w:proofErr w:type="spellStart"/>
      <w:r w:rsidRPr="007B5CF3">
        <w:rPr>
          <w:rPrChange w:id="1173" w:author="Anton Log" w:date="2023-05-10T12:42:00Z">
            <w:rPr>
              <w:lang w:val="en-US"/>
            </w:rPr>
          </w:rPrChange>
        </w:rPr>
        <w:t>Time</w:t>
      </w:r>
      <w:r w:rsidRPr="007B5CF3">
        <w:t>.</w:t>
      </w:r>
      <w:r w:rsidRPr="007B5CF3">
        <w:rPr>
          <w:rPrChange w:id="1174" w:author="Anton Log" w:date="2023-05-10T12:42:00Z">
            <w:rPr>
              <w:lang w:val="en-US"/>
            </w:rPr>
          </w:rPrChange>
        </w:rPr>
        <w:t>deltaTime</w:t>
      </w:r>
      <w:proofErr w:type="spellEnd"/>
      <w:r w:rsidRPr="007B5CF3">
        <w:t>/10;</w:t>
      </w:r>
    </w:p>
    <w:p w14:paraId="218F8716" w14:textId="598B261F" w:rsidR="000532B1" w:rsidRPr="007B5CF3" w:rsidRDefault="00203080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916"/>
        <w:pPrChange w:id="1175" w:author="Anton Log" w:date="2023-05-10T12:47:00Z">
          <w:pPr>
            <w:pStyle w:val="aff7"/>
            <w:ind w:left="720"/>
          </w:pPr>
        </w:pPrChange>
      </w:pPr>
      <w:r w:rsidRPr="007B5CF3">
        <w:t>}</w:t>
      </w:r>
      <w:del w:id="1176" w:author="Anton Log" w:date="2023-05-10T12:42:00Z">
        <w:r w:rsidRPr="007B5CF3" w:rsidDel="001C371F">
          <w:delText xml:space="preserve"> </w:delText>
        </w:r>
      </w:del>
    </w:p>
    <w:p w14:paraId="3984EAB6" w14:textId="0B663048" w:rsidR="00901517" w:rsidRDefault="00901517" w:rsidP="008A0542">
      <w:pPr>
        <w:rPr>
          <w:ins w:id="1177" w:author="Anton Log" w:date="2023-05-10T12:43:00Z"/>
        </w:rPr>
      </w:pPr>
      <w:r>
        <w:t>Для определения положе</w:t>
      </w:r>
      <w:r w:rsidR="00515BF1">
        <w:t>ния персонажа относительно пола был создан метод</w:t>
      </w:r>
      <w:r w:rsidR="003750C8">
        <w:t xml:space="preserve"> </w:t>
      </w:r>
      <w:proofErr w:type="spellStart"/>
      <w:r w:rsidR="003750C8" w:rsidRPr="001C371F">
        <w:rPr>
          <w:rStyle w:val="aff8"/>
          <w:rFonts w:eastAsiaTheme="minorHAnsi"/>
          <w:rPrChange w:id="1178" w:author="Anton Log" w:date="2023-05-10T12:42:00Z">
            <w:rPr>
              <w:lang w:val="en-US"/>
            </w:rPr>
          </w:rPrChange>
        </w:rPr>
        <w:t>isGrounded</w:t>
      </w:r>
      <w:proofErr w:type="spellEnd"/>
      <w:r w:rsidR="00166348">
        <w:t>.</w:t>
      </w:r>
      <w:r w:rsidR="00166348" w:rsidRPr="00166348">
        <w:t xml:space="preserve"> </w:t>
      </w:r>
      <w:r w:rsidR="00166348">
        <w:t>С помощью функции</w:t>
      </w:r>
      <w:r w:rsidR="00166348" w:rsidRPr="000A2414">
        <w:t xml:space="preserve"> </w:t>
      </w:r>
      <w:proofErr w:type="spellStart"/>
      <w:r w:rsidR="00166348" w:rsidRPr="00816C95">
        <w:rPr>
          <w:rStyle w:val="aff8"/>
          <w:rFonts w:eastAsiaTheme="minorHAnsi"/>
          <w:rPrChange w:id="1179" w:author="Anton Log" w:date="2023-05-10T12:42:00Z">
            <w:rPr>
              <w:lang w:val="en-US"/>
            </w:rPr>
          </w:rPrChange>
        </w:rPr>
        <w:t>BoxCast</w:t>
      </w:r>
      <w:proofErr w:type="spellEnd"/>
      <w:r w:rsidR="00166348" w:rsidRPr="000A2414">
        <w:t xml:space="preserve"> класса </w:t>
      </w:r>
      <w:r w:rsidR="00166348" w:rsidRPr="000A2414">
        <w:rPr>
          <w:lang w:val="en-US"/>
        </w:rPr>
        <w:t>Physics</w:t>
      </w:r>
      <w:r w:rsidR="00166348" w:rsidRPr="000A2414">
        <w:t>2</w:t>
      </w:r>
      <w:r w:rsidR="00166348" w:rsidRPr="000A2414">
        <w:rPr>
          <w:lang w:val="en-US"/>
        </w:rPr>
        <w:t>D</w:t>
      </w:r>
      <w:r w:rsidR="00166348" w:rsidRPr="000A2414">
        <w:t xml:space="preserve"> </w:t>
      </w:r>
      <w:r w:rsidR="00166348">
        <w:t xml:space="preserve">создается </w:t>
      </w:r>
      <w:r w:rsidR="00166348" w:rsidRPr="000A2414">
        <w:t>виртуальный прямоугольник</w:t>
      </w:r>
      <w:r w:rsidR="00166348">
        <w:t xml:space="preserve"> </w:t>
      </w:r>
      <w:r w:rsidR="00166348" w:rsidRPr="000A2414">
        <w:t xml:space="preserve">ниже объекта с такой же шириной, что и </w:t>
      </w:r>
      <w:proofErr w:type="spellStart"/>
      <w:r w:rsidR="00166348" w:rsidRPr="000A2414">
        <w:rPr>
          <w:lang w:val="en-US"/>
        </w:rPr>
        <w:t>BoxCollider</w:t>
      </w:r>
      <w:proofErr w:type="spellEnd"/>
      <w:r w:rsidR="00166348" w:rsidRPr="000A2414">
        <w:t>2</w:t>
      </w:r>
      <w:r w:rsidR="00166348" w:rsidRPr="000A2414">
        <w:rPr>
          <w:lang w:val="en-US"/>
        </w:rPr>
        <w:t>D</w:t>
      </w:r>
      <w:r w:rsidR="00166348" w:rsidRPr="000A2414">
        <w:t xml:space="preserve"> игрока, и высотой равной 0.1</w:t>
      </w:r>
      <w:r w:rsidR="00115C47" w:rsidRPr="00115C47">
        <w:t xml:space="preserve"> </w:t>
      </w:r>
      <w:r w:rsidR="00115C47">
        <w:t>метр</w:t>
      </w:r>
      <w:ins w:id="1180" w:author="Anton Log" w:date="2023-05-10T12:42:00Z">
        <w:r w:rsidR="00816C95">
          <w:rPr>
            <w:lang w:val="ru-BY"/>
          </w:rPr>
          <w:t>а</w:t>
        </w:r>
      </w:ins>
      <w:del w:id="1181" w:author="Anton Log" w:date="2023-05-10T12:42:00Z">
        <w:r w:rsidR="00115C47" w:rsidDel="00816C95">
          <w:delText>ов</w:delText>
        </w:r>
      </w:del>
      <w:r w:rsidR="00166348" w:rsidRPr="000A2414">
        <w:t xml:space="preserve">. Если объект, у которого значение слоя – </w:t>
      </w:r>
      <w:proofErr w:type="spellStart"/>
      <w:r w:rsidR="00166348" w:rsidRPr="00816C95">
        <w:rPr>
          <w:rStyle w:val="aff8"/>
          <w:rFonts w:eastAsiaTheme="minorHAnsi"/>
          <w:rPrChange w:id="1182" w:author="Anton Log" w:date="2023-05-10T12:43:00Z">
            <w:rPr>
              <w:lang w:val="en-US"/>
            </w:rPr>
          </w:rPrChange>
        </w:rPr>
        <w:t>groundLayer</w:t>
      </w:r>
      <w:proofErr w:type="spellEnd"/>
      <w:r w:rsidR="00166348" w:rsidRPr="000A2414">
        <w:t xml:space="preserve">, попадает внутрь прямоугольника, то будет возвращена информация об этом объекте посредством </w:t>
      </w:r>
      <w:proofErr w:type="spellStart"/>
      <w:r w:rsidR="00166348" w:rsidRPr="000A2414">
        <w:rPr>
          <w:lang w:val="en-US"/>
        </w:rPr>
        <w:t>RaycastHit</w:t>
      </w:r>
      <w:proofErr w:type="spellEnd"/>
      <w:r w:rsidR="00166348" w:rsidRPr="000A2414">
        <w:t>2</w:t>
      </w:r>
      <w:r w:rsidR="00166348" w:rsidRPr="000A2414">
        <w:rPr>
          <w:lang w:val="en-US"/>
        </w:rPr>
        <w:t>D</w:t>
      </w:r>
      <w:r w:rsidR="00166348">
        <w:t>, в противном случае</w:t>
      </w:r>
      <w:ins w:id="1183" w:author="Anton Log" w:date="2023-05-10T12:43:00Z">
        <w:r w:rsidR="00AF1A02">
          <w:rPr>
            <w:lang w:val="ru-BY"/>
          </w:rPr>
          <w:t xml:space="preserve"> –</w:t>
        </w:r>
      </w:ins>
      <w:r w:rsidR="00166348">
        <w:t xml:space="preserve"> будет возвращено значение </w:t>
      </w:r>
      <w:proofErr w:type="spellStart"/>
      <w:r w:rsidR="00166348" w:rsidRPr="00440BDE">
        <w:rPr>
          <w:rStyle w:val="aff8"/>
          <w:rFonts w:eastAsiaTheme="minorHAnsi"/>
          <w:rPrChange w:id="1184" w:author="Anton Log" w:date="2023-05-10T12:43:00Z">
            <w:rPr>
              <w:lang w:val="en-US"/>
            </w:rPr>
          </w:rPrChange>
        </w:rPr>
        <w:t>null</w:t>
      </w:r>
      <w:proofErr w:type="spellEnd"/>
      <w:r w:rsidR="00166348" w:rsidRPr="000A2414">
        <w:t xml:space="preserve">. </w:t>
      </w:r>
      <w:del w:id="1185" w:author="Anton Log" w:date="2023-05-10T12:43:00Z">
        <w:r w:rsidR="00166348" w:rsidDel="000909D8">
          <w:delText>Затем с</w:delText>
        </w:r>
      </w:del>
      <w:ins w:id="1186" w:author="Anton Log" w:date="2023-05-10T12:43:00Z">
        <w:r w:rsidR="000909D8">
          <w:rPr>
            <w:lang w:val="ru-BY"/>
          </w:rPr>
          <w:t>С</w:t>
        </w:r>
      </w:ins>
      <w:r w:rsidR="00166348">
        <w:t xml:space="preserve">равнением полученного объекта с </w:t>
      </w:r>
      <w:proofErr w:type="spellStart"/>
      <w:r w:rsidR="00166348" w:rsidRPr="000909D8">
        <w:rPr>
          <w:rStyle w:val="aff8"/>
          <w:rFonts w:eastAsiaTheme="minorHAnsi"/>
          <w:rPrChange w:id="1187" w:author="Anton Log" w:date="2023-05-10T12:43:00Z">
            <w:rPr>
              <w:lang w:val="en-US"/>
            </w:rPr>
          </w:rPrChange>
        </w:rPr>
        <w:t>null</w:t>
      </w:r>
      <w:proofErr w:type="spellEnd"/>
      <w:r w:rsidR="00166348">
        <w:t xml:space="preserve"> можно определить, нахо</w:t>
      </w:r>
      <w:r w:rsidR="00B433A0">
        <w:t xml:space="preserve">дится </w:t>
      </w:r>
      <w:del w:id="1188" w:author="Anton Log" w:date="2023-05-10T12:43:00Z">
        <w:r w:rsidR="00B433A0" w:rsidDel="00DF691F">
          <w:delText xml:space="preserve">ли </w:delText>
        </w:r>
      </w:del>
      <w:r w:rsidR="00B433A0">
        <w:t>игрок на земле или нет</w:t>
      </w:r>
      <w:r w:rsidR="00BE0CF0">
        <w:t>.</w:t>
      </w:r>
    </w:p>
    <w:p w14:paraId="43B9D2C4" w14:textId="1778D365" w:rsidR="004F423D" w:rsidRDefault="004F423D">
      <w:pPr>
        <w:spacing w:line="240" w:lineRule="auto"/>
        <w:ind w:firstLine="0"/>
        <w:contextualSpacing w:val="0"/>
        <w:jc w:val="left"/>
        <w:rPr>
          <w:ins w:id="1189" w:author="Anton Log" w:date="2023-05-10T12:43:00Z"/>
        </w:rPr>
      </w:pPr>
      <w:ins w:id="1190" w:author="Anton Log" w:date="2023-05-10T12:43:00Z">
        <w:r>
          <w:br w:type="page"/>
        </w:r>
      </w:ins>
    </w:p>
    <w:p w14:paraId="1152814B" w14:textId="77777777" w:rsidR="004F423D" w:rsidRDefault="004F423D" w:rsidP="008A0542"/>
    <w:p w14:paraId="048BB6BE" w14:textId="66A3740C" w:rsidR="00BE0CF0" w:rsidRDefault="00BE0CF0" w:rsidP="008A0542">
      <w:r>
        <w:t>Пример кода для определения положения персонажа относительно пола предоставлен в листинге 2.4</w:t>
      </w:r>
      <w:ins w:id="1191" w:author="AdminNB" w:date="2023-05-10T22:11:00Z">
        <w:r w:rsidR="0054274D" w:rsidRPr="0054274D">
          <w:rPr>
            <w:rPrChange w:id="1192" w:author="AdminNB" w:date="2023-05-10T22:11:00Z">
              <w:rPr>
                <w:lang w:val="en-US"/>
              </w:rPr>
            </w:rPrChange>
          </w:rPr>
          <w:t>.</w:t>
        </w:r>
      </w:ins>
      <w:del w:id="1193" w:author="AdminNB" w:date="2023-05-10T22:11:00Z">
        <w:r w:rsidDel="0054274D">
          <w:delText>:</w:delText>
        </w:r>
      </w:del>
    </w:p>
    <w:p w14:paraId="083D0838" w14:textId="02F99979" w:rsidR="000011D7" w:rsidRPr="003750C8" w:rsidRDefault="000011D7" w:rsidP="000011D7">
      <w:pPr>
        <w:pStyle w:val="afffd"/>
      </w:pPr>
      <w:r>
        <w:t>Листинг 2.4 – Определение положения персонажа относительно пола</w:t>
      </w:r>
    </w:p>
    <w:p w14:paraId="6D4BB0A8" w14:textId="042EAE99" w:rsidR="00A477B7" w:rsidRPr="007D2E13" w:rsidRDefault="00A477B7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1194" w:author="Anton Log" w:date="2023-05-10T12:48:00Z">
          <w:pPr>
            <w:pStyle w:val="aff7"/>
            <w:ind w:left="720"/>
          </w:pPr>
        </w:pPrChange>
      </w:pPr>
      <w:proofErr w:type="gramStart"/>
      <w:r w:rsidRPr="007D2E13">
        <w:rPr>
          <w:lang w:val="en-US"/>
          <w:rPrChange w:id="1195" w:author="Anton Log" w:date="2023-05-10T12:45:00Z">
            <w:rPr>
              <w:color w:val="0000FF"/>
              <w:lang w:val="en-US"/>
            </w:rPr>
          </w:rPrChange>
        </w:rPr>
        <w:t>private</w:t>
      </w:r>
      <w:proofErr w:type="gramEnd"/>
      <w:r w:rsidRPr="007D2E13">
        <w:rPr>
          <w:lang w:val="en-US"/>
        </w:rPr>
        <w:t xml:space="preserve"> </w:t>
      </w:r>
      <w:r w:rsidRPr="007D2E13">
        <w:rPr>
          <w:lang w:val="en-US"/>
          <w:rPrChange w:id="1196" w:author="Anton Log" w:date="2023-05-10T12:45:00Z">
            <w:rPr>
              <w:color w:val="0000FF"/>
              <w:lang w:val="en-US"/>
            </w:rPr>
          </w:rPrChange>
        </w:rPr>
        <w:t>bool</w:t>
      </w:r>
      <w:r w:rsidRPr="007D2E13">
        <w:rPr>
          <w:lang w:val="en-US"/>
        </w:rPr>
        <w:t xml:space="preserve"> </w:t>
      </w:r>
      <w:proofErr w:type="spellStart"/>
      <w:r w:rsidRPr="007D2E13">
        <w:rPr>
          <w:lang w:val="en-US"/>
        </w:rPr>
        <w:t>isGrounded</w:t>
      </w:r>
      <w:proofErr w:type="spellEnd"/>
      <w:r w:rsidRPr="007D2E13">
        <w:rPr>
          <w:lang w:val="en-US"/>
        </w:rPr>
        <w:t>()</w:t>
      </w:r>
    </w:p>
    <w:p w14:paraId="0BC50C4E" w14:textId="19B98387" w:rsidR="00A477B7" w:rsidRPr="007D2E13" w:rsidRDefault="00A477B7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1197" w:author="Anton Log" w:date="2023-05-10T12:48:00Z">
          <w:pPr>
            <w:pStyle w:val="aff7"/>
            <w:ind w:left="720"/>
          </w:pPr>
        </w:pPrChange>
      </w:pPr>
      <w:r w:rsidRPr="007D2E13">
        <w:rPr>
          <w:lang w:val="en-US"/>
        </w:rPr>
        <w:t>{</w:t>
      </w:r>
    </w:p>
    <w:p w14:paraId="12A3D961" w14:textId="6AE1C0B2" w:rsidR="00904E2C" w:rsidRPr="00904E2C" w:rsidRDefault="00CE7A16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20"/>
        <w:rPr>
          <w:ins w:id="1198" w:author="Anton Log" w:date="2023-05-10T12:44:00Z"/>
          <w:lang w:val="en-US"/>
          <w:rPrChange w:id="1199" w:author="Anton Log" w:date="2023-05-10T12:45:00Z">
            <w:rPr>
              <w:ins w:id="1200" w:author="Anton Log" w:date="2023-05-10T12:44:00Z"/>
            </w:rPr>
          </w:rPrChange>
        </w:rPr>
        <w:pPrChange w:id="1201" w:author="Anton Log" w:date="2023-05-10T12:48:00Z">
          <w:pPr>
            <w:pStyle w:val="aff7"/>
            <w:ind w:left="916"/>
          </w:pPr>
        </w:pPrChange>
      </w:pPr>
      <w:ins w:id="1202" w:author="Anton Log" w:date="2023-05-10T12:48:00Z">
        <w:r>
          <w:rPr>
            <w:lang w:val="ru-BY"/>
          </w:rPr>
          <w:t xml:space="preserve">  </w:t>
        </w:r>
      </w:ins>
      <w:r w:rsidR="00A477B7" w:rsidRPr="00904E2C">
        <w:rPr>
          <w:lang w:val="en-US"/>
        </w:rPr>
        <w:t xml:space="preserve">RaycastHit2D </w:t>
      </w:r>
      <w:proofErr w:type="spellStart"/>
      <w:r w:rsidR="00A477B7" w:rsidRPr="00904E2C">
        <w:rPr>
          <w:lang w:val="en-US"/>
        </w:rPr>
        <w:t>raycastHit</w:t>
      </w:r>
      <w:proofErr w:type="spellEnd"/>
      <w:r w:rsidR="00A477B7" w:rsidRPr="00904E2C">
        <w:rPr>
          <w:lang w:val="en-US"/>
        </w:rPr>
        <w:t xml:space="preserve"> = </w:t>
      </w:r>
      <w:proofErr w:type="gramStart"/>
      <w:r w:rsidR="00A477B7" w:rsidRPr="00904E2C">
        <w:rPr>
          <w:lang w:val="en-US"/>
        </w:rPr>
        <w:t>Physics2D.BoxCast(</w:t>
      </w:r>
      <w:proofErr w:type="gramEnd"/>
    </w:p>
    <w:p w14:paraId="1301893F" w14:textId="1C96027B" w:rsidR="00AF2D59" w:rsidRPr="00904E2C" w:rsidRDefault="007D2E13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20"/>
        <w:rPr>
          <w:lang w:val="en-US"/>
        </w:rPr>
        <w:pPrChange w:id="1203" w:author="Anton Log" w:date="2023-05-10T12:48:00Z">
          <w:pPr>
            <w:pStyle w:val="aff7"/>
            <w:ind w:left="1440"/>
          </w:pPr>
        </w:pPrChange>
      </w:pPr>
      <w:ins w:id="1204" w:author="Anton Log" w:date="2023-05-10T12:46:00Z">
        <w:r>
          <w:rPr>
            <w:lang w:val="ru-BY"/>
          </w:rPr>
          <w:t xml:space="preserve"> </w:t>
        </w:r>
      </w:ins>
      <w:ins w:id="1205" w:author="Anton Log" w:date="2023-05-10T12:48:00Z">
        <w:r w:rsidR="00DA5177">
          <w:rPr>
            <w:lang w:val="ru-BY"/>
          </w:rPr>
          <w:t xml:space="preserve">  </w:t>
        </w:r>
      </w:ins>
      <w:ins w:id="1206" w:author="Anton Log" w:date="2023-05-10T12:45:00Z">
        <w:r w:rsidR="00904E2C">
          <w:rPr>
            <w:lang w:val="ru-BY"/>
          </w:rPr>
          <w:t xml:space="preserve"> </w:t>
        </w:r>
      </w:ins>
      <w:proofErr w:type="spellStart"/>
      <w:r w:rsidR="00A477B7" w:rsidRPr="00904E2C">
        <w:rPr>
          <w:lang w:val="en-US"/>
        </w:rPr>
        <w:t>boxCollider.bounds.center</w:t>
      </w:r>
      <w:proofErr w:type="spellEnd"/>
      <w:r w:rsidR="00A477B7" w:rsidRPr="00904E2C">
        <w:rPr>
          <w:lang w:val="en-US"/>
        </w:rPr>
        <w:t>,</w:t>
      </w:r>
    </w:p>
    <w:p w14:paraId="12AE2E77" w14:textId="06C62732" w:rsidR="00904E2C" w:rsidRPr="007D2E13" w:rsidRDefault="00904E2C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20"/>
        <w:rPr>
          <w:ins w:id="1207" w:author="Anton Log" w:date="2023-05-10T12:44:00Z"/>
          <w:lang w:val="en-US"/>
          <w:rPrChange w:id="1208" w:author="Anton Log" w:date="2023-05-10T12:45:00Z">
            <w:rPr>
              <w:ins w:id="1209" w:author="Anton Log" w:date="2023-05-10T12:44:00Z"/>
            </w:rPr>
          </w:rPrChange>
        </w:rPr>
        <w:pPrChange w:id="1210" w:author="Anton Log" w:date="2023-05-10T12:48:00Z">
          <w:pPr>
            <w:pStyle w:val="aff7"/>
            <w:ind w:left="916"/>
          </w:pPr>
        </w:pPrChange>
      </w:pPr>
      <w:ins w:id="1211" w:author="Anton Log" w:date="2023-05-10T12:45:00Z">
        <w:r>
          <w:rPr>
            <w:lang w:val="ru-BY"/>
          </w:rPr>
          <w:t xml:space="preserve"> </w:t>
        </w:r>
      </w:ins>
      <w:ins w:id="1212" w:author="Anton Log" w:date="2023-05-10T12:48:00Z">
        <w:r w:rsidR="00DA5177">
          <w:rPr>
            <w:lang w:val="ru-BY"/>
          </w:rPr>
          <w:t xml:space="preserve">  </w:t>
        </w:r>
      </w:ins>
      <w:ins w:id="1213" w:author="Anton Log" w:date="2023-05-10T12:45:00Z">
        <w:r>
          <w:rPr>
            <w:lang w:val="ru-BY"/>
          </w:rPr>
          <w:t xml:space="preserve"> </w:t>
        </w:r>
      </w:ins>
      <w:proofErr w:type="spellStart"/>
      <w:r w:rsidR="00A477B7" w:rsidRPr="007D2E13">
        <w:rPr>
          <w:lang w:val="en-US"/>
        </w:rPr>
        <w:t>boxCollider.bounds.size</w:t>
      </w:r>
      <w:proofErr w:type="spellEnd"/>
      <w:r w:rsidR="00A477B7" w:rsidRPr="007D2E13">
        <w:rPr>
          <w:lang w:val="en-US"/>
        </w:rPr>
        <w:t>,</w:t>
      </w:r>
    </w:p>
    <w:p w14:paraId="6E5F7227" w14:textId="5D4082BB" w:rsidR="00904E2C" w:rsidRPr="007D2E13" w:rsidRDefault="00904E2C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20"/>
        <w:rPr>
          <w:ins w:id="1214" w:author="Anton Log" w:date="2023-05-10T12:44:00Z"/>
          <w:lang w:val="en-US"/>
          <w:rPrChange w:id="1215" w:author="Anton Log" w:date="2023-05-10T12:45:00Z">
            <w:rPr>
              <w:ins w:id="1216" w:author="Anton Log" w:date="2023-05-10T12:44:00Z"/>
            </w:rPr>
          </w:rPrChange>
        </w:rPr>
        <w:pPrChange w:id="1217" w:author="Anton Log" w:date="2023-05-10T12:53:00Z">
          <w:pPr>
            <w:pStyle w:val="aff7"/>
            <w:ind w:left="916"/>
          </w:pPr>
        </w:pPrChange>
      </w:pPr>
      <w:ins w:id="1218" w:author="Anton Log" w:date="2023-05-10T12:45:00Z">
        <w:r>
          <w:rPr>
            <w:lang w:val="ru-BY"/>
          </w:rPr>
          <w:t xml:space="preserve"> </w:t>
        </w:r>
      </w:ins>
      <w:ins w:id="1219" w:author="Anton Log" w:date="2023-05-10T12:48:00Z">
        <w:r w:rsidR="00DA5177">
          <w:rPr>
            <w:lang w:val="ru-BY"/>
          </w:rPr>
          <w:t xml:space="preserve">  </w:t>
        </w:r>
        <w:r w:rsidR="00CB1629">
          <w:rPr>
            <w:lang w:val="ru-BY"/>
          </w:rPr>
          <w:t xml:space="preserve"> </w:t>
        </w:r>
      </w:ins>
      <w:proofErr w:type="gramStart"/>
      <w:r w:rsidR="00A477B7" w:rsidRPr="007D2E13">
        <w:rPr>
          <w:lang w:val="en-US"/>
        </w:rPr>
        <w:t>0</w:t>
      </w:r>
      <w:proofErr w:type="gramEnd"/>
      <w:r w:rsidR="00A477B7" w:rsidRPr="007D2E13">
        <w:rPr>
          <w:lang w:val="en-US"/>
        </w:rPr>
        <w:t>,</w:t>
      </w:r>
      <w:ins w:id="1220" w:author="Anton Log" w:date="2023-05-10T12:53:00Z">
        <w:r w:rsidR="00E8663A">
          <w:rPr>
            <w:lang w:val="ru-BY"/>
          </w:rPr>
          <w:t xml:space="preserve"> </w:t>
        </w:r>
      </w:ins>
      <w:r w:rsidR="00A477B7" w:rsidRPr="007D2E13">
        <w:rPr>
          <w:lang w:val="en-US"/>
        </w:rPr>
        <w:t>Vector2.down,</w:t>
      </w:r>
      <w:ins w:id="1221" w:author="Anton Log" w:date="2023-05-10T12:45:00Z">
        <w:r>
          <w:rPr>
            <w:lang w:val="ru-BY"/>
          </w:rPr>
          <w:t xml:space="preserve"> </w:t>
        </w:r>
      </w:ins>
      <w:r w:rsidR="00A477B7" w:rsidRPr="007D2E13">
        <w:rPr>
          <w:lang w:val="en-US"/>
        </w:rPr>
        <w:t>0.1f,</w:t>
      </w:r>
    </w:p>
    <w:p w14:paraId="4B244C0A" w14:textId="74C3FA1E" w:rsidR="00904E2C" w:rsidRPr="007D2E13" w:rsidRDefault="00DA5177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20"/>
        <w:rPr>
          <w:ins w:id="1222" w:author="Anton Log" w:date="2023-05-10T12:44:00Z"/>
          <w:lang w:val="en-US"/>
          <w:rPrChange w:id="1223" w:author="Anton Log" w:date="2023-05-10T12:45:00Z">
            <w:rPr>
              <w:ins w:id="1224" w:author="Anton Log" w:date="2023-05-10T12:44:00Z"/>
            </w:rPr>
          </w:rPrChange>
        </w:rPr>
        <w:pPrChange w:id="1225" w:author="Anton Log" w:date="2023-05-10T12:48:00Z">
          <w:pPr>
            <w:pStyle w:val="aff7"/>
            <w:ind w:left="916"/>
          </w:pPr>
        </w:pPrChange>
      </w:pPr>
      <w:ins w:id="1226" w:author="Anton Log" w:date="2023-05-10T12:48:00Z">
        <w:r>
          <w:rPr>
            <w:lang w:val="ru-BY"/>
          </w:rPr>
          <w:t xml:space="preserve">  </w:t>
        </w:r>
      </w:ins>
      <w:ins w:id="1227" w:author="Anton Log" w:date="2023-05-10T12:45:00Z">
        <w:r w:rsidR="00904E2C">
          <w:rPr>
            <w:lang w:val="ru-BY"/>
          </w:rPr>
          <w:t xml:space="preserve">  </w:t>
        </w:r>
      </w:ins>
      <w:proofErr w:type="spellStart"/>
      <w:proofErr w:type="gramStart"/>
      <w:r w:rsidR="00A477B7" w:rsidRPr="007D2E13">
        <w:rPr>
          <w:lang w:val="en-US"/>
        </w:rPr>
        <w:t>groundLayer</w:t>
      </w:r>
      <w:proofErr w:type="spellEnd"/>
      <w:proofErr w:type="gramEnd"/>
    </w:p>
    <w:p w14:paraId="2175B5C6" w14:textId="78DD0DA5" w:rsidR="00A477B7" w:rsidRPr="007D2E13" w:rsidRDefault="00CE7A16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20"/>
        <w:rPr>
          <w:lang w:val="en-US"/>
        </w:rPr>
        <w:pPrChange w:id="1228" w:author="Anton Log" w:date="2023-05-10T12:48:00Z">
          <w:pPr>
            <w:pStyle w:val="aff7"/>
            <w:ind w:left="1440"/>
          </w:pPr>
        </w:pPrChange>
      </w:pPr>
      <w:ins w:id="1229" w:author="Anton Log" w:date="2023-05-10T12:48:00Z">
        <w:r>
          <w:rPr>
            <w:lang w:val="ru-BY"/>
          </w:rPr>
          <w:t xml:space="preserve">  </w:t>
        </w:r>
      </w:ins>
      <w:r w:rsidR="00A477B7" w:rsidRPr="007D2E13">
        <w:rPr>
          <w:lang w:val="en-US"/>
        </w:rPr>
        <w:t>);</w:t>
      </w:r>
    </w:p>
    <w:p w14:paraId="3BCB3191" w14:textId="635F0B3B" w:rsidR="00A477B7" w:rsidRPr="00DA5177" w:rsidRDefault="00CE7A16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  <w:rPrChange w:id="1230" w:author="Anton Log" w:date="2023-05-10T12:48:00Z">
            <w:rPr/>
          </w:rPrChange>
        </w:rPr>
        <w:pPrChange w:id="1231" w:author="Anton Log" w:date="2023-05-10T12:48:00Z">
          <w:pPr>
            <w:pStyle w:val="aff7"/>
            <w:ind w:left="1440"/>
          </w:pPr>
        </w:pPrChange>
      </w:pPr>
      <w:ins w:id="1232" w:author="Anton Log" w:date="2023-05-10T12:48:00Z">
        <w:r>
          <w:rPr>
            <w:lang w:val="ru-BY"/>
          </w:rPr>
          <w:t xml:space="preserve">  </w:t>
        </w:r>
      </w:ins>
      <w:proofErr w:type="gramStart"/>
      <w:r w:rsidR="00A477B7" w:rsidRPr="007D2E13">
        <w:rPr>
          <w:lang w:val="en-US"/>
          <w:rPrChange w:id="1233" w:author="Anton Log" w:date="2023-05-10T12:45:00Z">
            <w:rPr>
              <w:color w:val="0000FF"/>
              <w:lang w:val="en-US"/>
            </w:rPr>
          </w:rPrChange>
        </w:rPr>
        <w:t>return</w:t>
      </w:r>
      <w:proofErr w:type="gramEnd"/>
      <w:r w:rsidR="00A477B7" w:rsidRPr="00DA5177">
        <w:rPr>
          <w:lang w:val="en-US"/>
          <w:rPrChange w:id="1234" w:author="Anton Log" w:date="2023-05-10T12:48:00Z">
            <w:rPr/>
          </w:rPrChange>
        </w:rPr>
        <w:t xml:space="preserve"> </w:t>
      </w:r>
      <w:proofErr w:type="spellStart"/>
      <w:r w:rsidR="00A477B7" w:rsidRPr="007D2E13">
        <w:rPr>
          <w:lang w:val="en-US"/>
        </w:rPr>
        <w:t>raycastHit</w:t>
      </w:r>
      <w:r w:rsidR="00A477B7" w:rsidRPr="00DA5177">
        <w:rPr>
          <w:lang w:val="en-US"/>
          <w:rPrChange w:id="1235" w:author="Anton Log" w:date="2023-05-10T12:48:00Z">
            <w:rPr/>
          </w:rPrChange>
        </w:rPr>
        <w:t>.</w:t>
      </w:r>
      <w:r w:rsidR="00A477B7" w:rsidRPr="007D2E13">
        <w:rPr>
          <w:lang w:val="en-US"/>
        </w:rPr>
        <w:t>collider</w:t>
      </w:r>
      <w:proofErr w:type="spellEnd"/>
      <w:r w:rsidR="00A477B7" w:rsidRPr="00DA5177">
        <w:rPr>
          <w:lang w:val="en-US"/>
          <w:rPrChange w:id="1236" w:author="Anton Log" w:date="2023-05-10T12:48:00Z">
            <w:rPr/>
          </w:rPrChange>
        </w:rPr>
        <w:t xml:space="preserve"> != </w:t>
      </w:r>
      <w:r w:rsidR="00A477B7" w:rsidRPr="007D2E13">
        <w:rPr>
          <w:lang w:val="en-US"/>
          <w:rPrChange w:id="1237" w:author="Anton Log" w:date="2023-05-10T12:45:00Z">
            <w:rPr>
              <w:color w:val="0000FF"/>
              <w:lang w:val="en-US"/>
            </w:rPr>
          </w:rPrChange>
        </w:rPr>
        <w:t>null</w:t>
      </w:r>
      <w:r w:rsidR="00A477B7" w:rsidRPr="00DA5177">
        <w:rPr>
          <w:lang w:val="en-US"/>
          <w:rPrChange w:id="1238" w:author="Anton Log" w:date="2023-05-10T12:48:00Z">
            <w:rPr/>
          </w:rPrChange>
        </w:rPr>
        <w:t>;</w:t>
      </w:r>
    </w:p>
    <w:p w14:paraId="3CA0C02B" w14:textId="455F9B47" w:rsidR="005B6763" w:rsidRPr="00904E2C" w:rsidRDefault="00A477B7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rPrChange w:id="1239" w:author="Anton Log" w:date="2023-05-10T12:44:00Z">
            <w:rPr>
              <w:color w:val="FF0000"/>
            </w:rPr>
          </w:rPrChange>
        </w:rPr>
        <w:pPrChange w:id="1240" w:author="Anton Log" w:date="2023-05-10T12:48:00Z">
          <w:pPr>
            <w:pStyle w:val="aff7"/>
            <w:ind w:left="720"/>
          </w:pPr>
        </w:pPrChange>
      </w:pPr>
      <w:r w:rsidRPr="00904E2C">
        <w:t>}</w:t>
      </w:r>
    </w:p>
    <w:p w14:paraId="3D1258B7" w14:textId="3FD1E629" w:rsidR="00EA1D31" w:rsidRDefault="007466E3" w:rsidP="000772EE">
      <w:pPr>
        <w:autoSpaceDE w:val="0"/>
        <w:autoSpaceDN w:val="0"/>
        <w:adjustRightInd w:val="0"/>
        <w:spacing w:line="240" w:lineRule="auto"/>
        <w:jc w:val="left"/>
      </w:pPr>
      <w:r>
        <w:t xml:space="preserve">Прыжок </w:t>
      </w:r>
      <w:r w:rsidR="00DC1560">
        <w:t xml:space="preserve">происходит </w:t>
      </w:r>
      <w:r w:rsidR="009F6220">
        <w:t xml:space="preserve">после нажатия </w:t>
      </w:r>
      <w:proofErr w:type="spellStart"/>
      <w:r w:rsidR="009F6220">
        <w:t>клавишы</w:t>
      </w:r>
      <w:proofErr w:type="spellEnd"/>
      <w:r w:rsidR="009F6220">
        <w:t xml:space="preserve"> Пробел</w:t>
      </w:r>
      <w:r w:rsidR="00676025">
        <w:t xml:space="preserve"> на клавиатуре</w:t>
      </w:r>
      <w:ins w:id="1241" w:author="AdminNB" w:date="2023-05-10T22:15:00Z">
        <w:r w:rsidR="00A71F32" w:rsidRPr="00A71F32">
          <w:rPr>
            <w:rPrChange w:id="1242" w:author="AdminNB" w:date="2023-05-10T22:15:00Z">
              <w:rPr>
                <w:lang w:val="en-US"/>
              </w:rPr>
            </w:rPrChange>
          </w:rPr>
          <w:t xml:space="preserve"> (</w:t>
        </w:r>
      </w:ins>
      <w:ins w:id="1243" w:author="AdminNB" w:date="2023-05-10T22:16:00Z">
        <w:r w:rsidR="004605F8">
          <w:t xml:space="preserve">полная </w:t>
        </w:r>
      </w:ins>
      <w:ins w:id="1244" w:author="AdminNB" w:date="2023-05-10T22:15:00Z">
        <w:r w:rsidR="00A71F32">
          <w:t>схема управления находится в Приложении Е</w:t>
        </w:r>
        <w:r w:rsidR="00A71F32" w:rsidRPr="00A71F32">
          <w:rPr>
            <w:rPrChange w:id="1245" w:author="AdminNB" w:date="2023-05-10T22:15:00Z">
              <w:rPr>
                <w:lang w:val="en-US"/>
              </w:rPr>
            </w:rPrChange>
          </w:rPr>
          <w:t>)</w:t>
        </w:r>
      </w:ins>
      <w:r w:rsidR="009F6220">
        <w:t>, и</w:t>
      </w:r>
      <w:r w:rsidR="00BA00F1">
        <w:t>,</w:t>
      </w:r>
      <w:r w:rsidR="009F6220">
        <w:t xml:space="preserve"> если в этот момент </w:t>
      </w:r>
      <w:del w:id="1246" w:author="Anton Log" w:date="2023-05-10T12:49:00Z">
        <w:r w:rsidR="009F6220" w:rsidDel="00616772">
          <w:delText>управляемый объект</w:delText>
        </w:r>
      </w:del>
      <w:ins w:id="1247" w:author="Anton Log" w:date="2023-05-10T12:49:00Z">
        <w:r w:rsidR="00616772">
          <w:rPr>
            <w:lang w:val="ru-BY"/>
          </w:rPr>
          <w:t>персонаж</w:t>
        </w:r>
      </w:ins>
      <w:r w:rsidR="009F6220">
        <w:t xml:space="preserve"> находится на земле, скорость тела по </w:t>
      </w:r>
      <w:del w:id="1248" w:author="Anton Log" w:date="2023-05-10T12:49:00Z">
        <w:r w:rsidR="009F6220" w:rsidDel="00616772">
          <w:delText xml:space="preserve">координатам </w:delText>
        </w:r>
      </w:del>
      <w:ins w:id="1249" w:author="Anton Log" w:date="2023-05-10T12:49:00Z">
        <w:r w:rsidR="00616772">
          <w:t>координат</w:t>
        </w:r>
        <w:r w:rsidR="00616772">
          <w:rPr>
            <w:lang w:val="ru-BY"/>
          </w:rPr>
          <w:t>е</w:t>
        </w:r>
        <w:r w:rsidR="00616772">
          <w:t xml:space="preserve"> </w:t>
        </w:r>
      </w:ins>
      <w:ins w:id="1250" w:author="AdminNB" w:date="2023-05-10T22:10:00Z">
        <w:r w:rsidR="00DC08E1">
          <w:rPr>
            <w:lang w:val="en-US"/>
          </w:rPr>
          <w:t>Y</w:t>
        </w:r>
      </w:ins>
      <w:del w:id="1251" w:author="AdminNB" w:date="2023-05-10T22:10:00Z">
        <w:r w:rsidR="009F6220" w:rsidDel="00DC08E1">
          <w:rPr>
            <w:lang w:val="en-US"/>
          </w:rPr>
          <w:delText>y</w:delText>
        </w:r>
      </w:del>
      <w:r w:rsidR="009F6220">
        <w:t xml:space="preserve"> становится </w:t>
      </w:r>
      <w:del w:id="1252" w:author="Anton Log" w:date="2023-05-10T12:49:00Z">
        <w:r w:rsidR="009F6220" w:rsidDel="00616772">
          <w:delText xml:space="preserve">равным </w:delText>
        </w:r>
      </w:del>
      <w:proofErr w:type="spellStart"/>
      <w:ins w:id="1253" w:author="Anton Log" w:date="2023-05-10T12:49:00Z">
        <w:r w:rsidR="00616772">
          <w:t>равн</w:t>
        </w:r>
        <w:proofErr w:type="spellEnd"/>
        <w:r w:rsidR="00616772">
          <w:rPr>
            <w:lang w:val="ru-BY"/>
          </w:rPr>
          <w:t>о</w:t>
        </w:r>
        <w:r w:rsidR="00E45636">
          <w:rPr>
            <w:lang w:val="ru-BY"/>
          </w:rPr>
          <w:t>й</w:t>
        </w:r>
        <w:r w:rsidR="00616772">
          <w:t xml:space="preserve"> </w:t>
        </w:r>
      </w:ins>
      <w:r w:rsidR="009F6220">
        <w:t>заданному значению</w:t>
      </w:r>
      <w:r w:rsidR="00472F5C">
        <w:t xml:space="preserve"> числа </w:t>
      </w:r>
      <w:proofErr w:type="spellStart"/>
      <w:r w:rsidR="00472F5C" w:rsidRPr="000E60CD">
        <w:rPr>
          <w:rStyle w:val="aff8"/>
          <w:rFonts w:eastAsiaTheme="minorHAnsi"/>
          <w:rPrChange w:id="1254" w:author="Anton Log" w:date="2023-05-10T12:49:00Z">
            <w:rPr>
              <w:lang w:val="en-US"/>
            </w:rPr>
          </w:rPrChange>
        </w:rPr>
        <w:t>jumpPower</w:t>
      </w:r>
      <w:proofErr w:type="spellEnd"/>
      <w:ins w:id="1255" w:author="Anton Log" w:date="2023-05-10T12:49:00Z">
        <w:r w:rsidR="00616772">
          <w:rPr>
            <w:lang w:val="ru-BY"/>
          </w:rPr>
          <w:t xml:space="preserve"> </w:t>
        </w:r>
      </w:ins>
      <w:r w:rsidR="00472F5C">
        <w:t>(сила прыжка)</w:t>
      </w:r>
      <w:r w:rsidR="006F5611">
        <w:t xml:space="preserve">. </w:t>
      </w:r>
      <w:del w:id="1256" w:author="Anton Log" w:date="2023-05-10T12:49:00Z">
        <w:r w:rsidR="006F5611" w:rsidDel="00E763A4">
          <w:delText>При этом играет</w:delText>
        </w:r>
      </w:del>
      <w:ins w:id="1257" w:author="Anton Log" w:date="2023-05-10T12:49:00Z">
        <w:r w:rsidR="00E763A4">
          <w:rPr>
            <w:lang w:val="ru-BY"/>
          </w:rPr>
          <w:t>Воспр</w:t>
        </w:r>
      </w:ins>
      <w:ins w:id="1258" w:author="Anton Log" w:date="2023-05-10T12:50:00Z">
        <w:r w:rsidR="00E763A4">
          <w:rPr>
            <w:lang w:val="ru-BY"/>
          </w:rPr>
          <w:t>оизводится</w:t>
        </w:r>
      </w:ins>
      <w:r w:rsidR="006F5611">
        <w:t xml:space="preserve"> анимация прыжка персонажа</w:t>
      </w:r>
      <w:ins w:id="1259" w:author="Anton Log" w:date="2023-05-10T12:50:00Z">
        <w:r w:rsidR="00911B25">
          <w:rPr>
            <w:lang w:val="ru-BY"/>
          </w:rPr>
          <w:t xml:space="preserve"> с помощью</w:t>
        </w:r>
      </w:ins>
      <w:r w:rsidR="00EA1D31">
        <w:t xml:space="preserve"> </w:t>
      </w:r>
      <w:del w:id="1260" w:author="Anton Log" w:date="2023-05-10T12:50:00Z">
        <w:r w:rsidR="00EA1D31" w:rsidDel="00652CC3">
          <w:delText xml:space="preserve">путем </w:delText>
        </w:r>
      </w:del>
      <w:r w:rsidR="00EA1D31">
        <w:t xml:space="preserve">вызова функции </w:t>
      </w:r>
      <w:proofErr w:type="spellStart"/>
      <w:r w:rsidR="00D220E1" w:rsidRPr="009C35C9">
        <w:rPr>
          <w:rStyle w:val="aff8"/>
          <w:rFonts w:eastAsiaTheme="minorHAnsi"/>
          <w:rPrChange w:id="1261" w:author="Anton Log" w:date="2023-05-10T12:50:00Z">
            <w:rPr>
              <w:lang w:val="en-US"/>
            </w:rPr>
          </w:rPrChange>
        </w:rPr>
        <w:t>SetTrigger</w:t>
      </w:r>
      <w:proofErr w:type="spellEnd"/>
      <w:r w:rsidR="00D220E1" w:rsidRPr="009C35C9">
        <w:rPr>
          <w:rStyle w:val="aff8"/>
          <w:rFonts w:eastAsiaTheme="minorHAnsi"/>
          <w:rPrChange w:id="1262" w:author="Anton Log" w:date="2023-05-10T12:50:00Z">
            <w:rPr/>
          </w:rPrChange>
        </w:rPr>
        <w:t>("</w:t>
      </w:r>
      <w:proofErr w:type="spellStart"/>
      <w:r w:rsidR="00D220E1" w:rsidRPr="009C35C9">
        <w:rPr>
          <w:rStyle w:val="aff8"/>
          <w:rFonts w:eastAsiaTheme="minorHAnsi"/>
          <w:rPrChange w:id="1263" w:author="Anton Log" w:date="2023-05-10T12:50:00Z">
            <w:rPr>
              <w:lang w:val="en-US"/>
            </w:rPr>
          </w:rPrChange>
        </w:rPr>
        <w:t>Jump</w:t>
      </w:r>
      <w:proofErr w:type="spellEnd"/>
      <w:r w:rsidR="00671F6B" w:rsidRPr="009C35C9">
        <w:rPr>
          <w:rStyle w:val="aff8"/>
          <w:rFonts w:eastAsiaTheme="minorHAnsi"/>
          <w:rPrChange w:id="1264" w:author="Anton Log" w:date="2023-05-10T12:50:00Z">
            <w:rPr/>
          </w:rPrChange>
        </w:rPr>
        <w:t>")</w:t>
      </w:r>
      <w:r w:rsidR="00671F6B">
        <w:t xml:space="preserve"> </w:t>
      </w:r>
      <w:del w:id="1265" w:author="Anton Log" w:date="2023-05-10T12:50:00Z">
        <w:r w:rsidR="00671F6B" w:rsidDel="00D61052">
          <w:delText xml:space="preserve">на </w:delText>
        </w:r>
      </w:del>
      <w:r w:rsidR="00671F6B">
        <w:t>контроллер</w:t>
      </w:r>
      <w:del w:id="1266" w:author="Anton Log" w:date="2023-05-10T12:50:00Z">
        <w:r w:rsidR="00671F6B" w:rsidDel="00D61052">
          <w:delText>е</w:delText>
        </w:r>
      </w:del>
      <w:ins w:id="1267" w:author="Anton Log" w:date="2023-05-10T12:50:00Z">
        <w:r w:rsidR="00D61052">
          <w:rPr>
            <w:lang w:val="ru-BY"/>
          </w:rPr>
          <w:t>а</w:t>
        </w:r>
      </w:ins>
      <w:r w:rsidR="00671F6B">
        <w:t xml:space="preserve"> анимаций, как это показано в листинге 2.5</w:t>
      </w:r>
      <w:ins w:id="1268" w:author="AdminNB" w:date="2023-05-10T22:11:00Z">
        <w:r w:rsidR="0054274D" w:rsidRPr="0054274D">
          <w:rPr>
            <w:rPrChange w:id="1269" w:author="AdminNB" w:date="2023-05-10T22:11:00Z">
              <w:rPr>
                <w:lang w:val="en-US"/>
              </w:rPr>
            </w:rPrChange>
          </w:rPr>
          <w:t>.</w:t>
        </w:r>
      </w:ins>
      <w:del w:id="1270" w:author="AdminNB" w:date="2023-05-10T22:11:00Z">
        <w:r w:rsidR="00671F6B" w:rsidDel="0054274D">
          <w:delText>:</w:delText>
        </w:r>
      </w:del>
    </w:p>
    <w:p w14:paraId="65156A6D" w14:textId="3F8B0884" w:rsidR="00671F6B" w:rsidRPr="00DF348E" w:rsidRDefault="00671F6B" w:rsidP="00671F6B">
      <w:pPr>
        <w:pStyle w:val="afffd"/>
        <w:rPr>
          <w:lang w:val="en-US"/>
          <w:rPrChange w:id="1271" w:author="Anton Log" w:date="2023-05-10T12:52:00Z">
            <w:rPr/>
          </w:rPrChange>
        </w:rPr>
      </w:pPr>
      <w:r>
        <w:t>Листинг</w:t>
      </w:r>
      <w:r w:rsidRPr="00DF348E">
        <w:rPr>
          <w:lang w:val="en-US"/>
          <w:rPrChange w:id="1272" w:author="Anton Log" w:date="2023-05-10T12:52:00Z">
            <w:rPr/>
          </w:rPrChange>
        </w:rPr>
        <w:t xml:space="preserve"> 2.5 – </w:t>
      </w:r>
      <w:r>
        <w:t>Функция</w:t>
      </w:r>
      <w:r w:rsidRPr="00DF348E">
        <w:rPr>
          <w:lang w:val="en-US"/>
          <w:rPrChange w:id="1273" w:author="Anton Log" w:date="2023-05-10T12:52:00Z">
            <w:rPr/>
          </w:rPrChange>
        </w:rPr>
        <w:t xml:space="preserve"> </w:t>
      </w:r>
      <w:del w:id="1274" w:author="Anton Log" w:date="2023-05-10T12:52:00Z">
        <w:r w:rsidDel="00DF348E">
          <w:delText>прыжка</w:delText>
        </w:r>
      </w:del>
      <w:ins w:id="1275" w:author="Anton Log" w:date="2023-05-10T12:52:00Z">
        <w:r w:rsidR="00DF348E">
          <w:rPr>
            <w:lang w:val="en-US"/>
          </w:rPr>
          <w:t>Jump</w:t>
        </w:r>
      </w:ins>
    </w:p>
    <w:p w14:paraId="1A9B4D7D" w14:textId="77777777" w:rsidR="007466E3" w:rsidRPr="00DF348E" w:rsidRDefault="007466E3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  <w:rPrChange w:id="1276" w:author="Anton Log" w:date="2023-05-10T12:52:00Z">
            <w:rPr>
              <w:color w:val="000000"/>
            </w:rPr>
          </w:rPrChange>
        </w:rPr>
        <w:pPrChange w:id="1277" w:author="Anton Log" w:date="2023-05-10T12:51:00Z">
          <w:pPr>
            <w:pStyle w:val="aff7"/>
            <w:ind w:left="720"/>
          </w:pPr>
        </w:pPrChange>
      </w:pPr>
      <w:proofErr w:type="gramStart"/>
      <w:r w:rsidRPr="00DF348E">
        <w:rPr>
          <w:lang w:val="en-US"/>
        </w:rPr>
        <w:t>private</w:t>
      </w:r>
      <w:proofErr w:type="gramEnd"/>
      <w:r w:rsidRPr="00DF348E">
        <w:rPr>
          <w:lang w:val="en-US"/>
          <w:rPrChange w:id="1278" w:author="Anton Log" w:date="2023-05-10T12:52:00Z">
            <w:rPr>
              <w:color w:val="000000"/>
            </w:rPr>
          </w:rPrChange>
        </w:rPr>
        <w:t xml:space="preserve"> </w:t>
      </w:r>
      <w:r w:rsidRPr="00DF348E">
        <w:rPr>
          <w:lang w:val="en-US"/>
        </w:rPr>
        <w:t>void</w:t>
      </w:r>
      <w:r w:rsidRPr="00DF348E">
        <w:rPr>
          <w:lang w:val="en-US"/>
          <w:rPrChange w:id="1279" w:author="Anton Log" w:date="2023-05-10T12:52:00Z">
            <w:rPr>
              <w:color w:val="000000"/>
            </w:rPr>
          </w:rPrChange>
        </w:rPr>
        <w:t xml:space="preserve"> </w:t>
      </w:r>
      <w:r w:rsidRPr="00DF348E">
        <w:rPr>
          <w:lang w:val="en-US"/>
          <w:rPrChange w:id="1280" w:author="Anton Log" w:date="2023-05-10T12:52:00Z">
            <w:rPr>
              <w:color w:val="000000"/>
              <w:lang w:val="en-US"/>
            </w:rPr>
          </w:rPrChange>
        </w:rPr>
        <w:t>Jump</w:t>
      </w:r>
      <w:r w:rsidRPr="00DF348E">
        <w:rPr>
          <w:lang w:val="en-US"/>
          <w:rPrChange w:id="1281" w:author="Anton Log" w:date="2023-05-10T12:52:00Z">
            <w:rPr>
              <w:color w:val="000000"/>
            </w:rPr>
          </w:rPrChange>
        </w:rPr>
        <w:t>()</w:t>
      </w:r>
    </w:p>
    <w:p w14:paraId="7891511B" w14:textId="6D4085F0" w:rsidR="007466E3" w:rsidRPr="00CC4CB0" w:rsidRDefault="007466E3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  <w:rPrChange w:id="1282" w:author="Anton Log" w:date="2023-05-10T17:27:00Z">
            <w:rPr>
              <w:color w:val="000000"/>
              <w:lang w:val="en-US"/>
            </w:rPr>
          </w:rPrChange>
        </w:rPr>
        <w:pPrChange w:id="1283" w:author="Anton Log" w:date="2023-05-10T12:51:00Z">
          <w:pPr>
            <w:pStyle w:val="aff7"/>
            <w:ind w:left="720"/>
          </w:pPr>
        </w:pPrChange>
      </w:pPr>
      <w:r w:rsidRPr="00CC4CB0">
        <w:rPr>
          <w:lang w:val="en-US"/>
          <w:rPrChange w:id="1284" w:author="Anton Log" w:date="2023-05-10T17:27:00Z">
            <w:rPr>
              <w:color w:val="000000"/>
              <w:lang w:val="en-US"/>
            </w:rPr>
          </w:rPrChange>
        </w:rPr>
        <w:t>{</w:t>
      </w:r>
    </w:p>
    <w:p w14:paraId="56B61ED3" w14:textId="32D08C3C" w:rsidR="007466E3" w:rsidRPr="00A260B8" w:rsidRDefault="00A260B8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  <w:rPrChange w:id="1285" w:author="Anton Log" w:date="2023-05-10T12:51:00Z">
            <w:rPr>
              <w:color w:val="000000"/>
              <w:lang w:val="en-US"/>
            </w:rPr>
          </w:rPrChange>
        </w:rPr>
        <w:pPrChange w:id="1286" w:author="Anton Log" w:date="2023-05-10T12:51:00Z">
          <w:pPr>
            <w:pStyle w:val="aff7"/>
            <w:ind w:left="916"/>
          </w:pPr>
        </w:pPrChange>
      </w:pPr>
      <w:ins w:id="1287" w:author="Anton Log" w:date="2023-05-10T12:50:00Z">
        <w:r>
          <w:rPr>
            <w:lang w:val="ru-BY"/>
          </w:rPr>
          <w:t xml:space="preserve">  </w:t>
        </w:r>
      </w:ins>
      <w:proofErr w:type="gramStart"/>
      <w:r w:rsidR="007466E3" w:rsidRPr="00A260B8">
        <w:rPr>
          <w:lang w:val="en-US"/>
        </w:rPr>
        <w:t>if</w:t>
      </w:r>
      <w:proofErr w:type="gramEnd"/>
      <w:r w:rsidR="007466E3" w:rsidRPr="00A260B8">
        <w:rPr>
          <w:lang w:val="en-US"/>
          <w:rPrChange w:id="1288" w:author="Anton Log" w:date="2023-05-10T12:51:00Z">
            <w:rPr>
              <w:color w:val="000000"/>
              <w:lang w:val="en-US"/>
            </w:rPr>
          </w:rPrChange>
        </w:rPr>
        <w:t xml:space="preserve"> (</w:t>
      </w:r>
      <w:proofErr w:type="spellStart"/>
      <w:r w:rsidR="007466E3" w:rsidRPr="00A260B8">
        <w:rPr>
          <w:lang w:val="en-US"/>
          <w:rPrChange w:id="1289" w:author="Anton Log" w:date="2023-05-10T12:51:00Z">
            <w:rPr>
              <w:color w:val="000000"/>
              <w:lang w:val="en-US"/>
            </w:rPr>
          </w:rPrChange>
        </w:rPr>
        <w:t>isGrounded</w:t>
      </w:r>
      <w:proofErr w:type="spellEnd"/>
      <w:r w:rsidR="007466E3" w:rsidRPr="00A260B8">
        <w:rPr>
          <w:lang w:val="en-US"/>
          <w:rPrChange w:id="1290" w:author="Anton Log" w:date="2023-05-10T12:51:00Z">
            <w:rPr>
              <w:color w:val="000000"/>
              <w:lang w:val="en-US"/>
            </w:rPr>
          </w:rPrChange>
        </w:rPr>
        <w:t>())</w:t>
      </w:r>
    </w:p>
    <w:p w14:paraId="045526F3" w14:textId="048AC2B4" w:rsidR="00EA1D31" w:rsidRPr="00A260B8" w:rsidRDefault="00A260B8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  <w:rPrChange w:id="1291" w:author="Anton Log" w:date="2023-05-10T12:51:00Z">
            <w:rPr>
              <w:color w:val="000000"/>
              <w:lang w:val="en-US"/>
            </w:rPr>
          </w:rPrChange>
        </w:rPr>
        <w:pPrChange w:id="1292" w:author="Anton Log" w:date="2023-05-10T12:51:00Z">
          <w:pPr>
            <w:pStyle w:val="aff7"/>
            <w:ind w:left="916"/>
          </w:pPr>
        </w:pPrChange>
      </w:pPr>
      <w:ins w:id="1293" w:author="Anton Log" w:date="2023-05-10T12:50:00Z">
        <w:r>
          <w:rPr>
            <w:lang w:val="ru-BY"/>
          </w:rPr>
          <w:t xml:space="preserve">  </w:t>
        </w:r>
      </w:ins>
      <w:r w:rsidR="007466E3" w:rsidRPr="00A260B8">
        <w:rPr>
          <w:lang w:val="en-US"/>
          <w:rPrChange w:id="1294" w:author="Anton Log" w:date="2023-05-10T12:51:00Z">
            <w:rPr>
              <w:color w:val="000000"/>
              <w:lang w:val="en-US"/>
            </w:rPr>
          </w:rPrChange>
        </w:rPr>
        <w:t>{</w:t>
      </w:r>
    </w:p>
    <w:p w14:paraId="319E5D66" w14:textId="4F70D2DD" w:rsidR="00EA1D31" w:rsidRPr="00A260B8" w:rsidRDefault="00A260B8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1295" w:author="Anton Log" w:date="2023-05-10T12:51:00Z">
          <w:pPr>
            <w:pStyle w:val="aff7"/>
            <w:ind w:left="1440"/>
          </w:pPr>
        </w:pPrChange>
      </w:pPr>
      <w:ins w:id="1296" w:author="Anton Log" w:date="2023-05-10T12:51:00Z">
        <w:r>
          <w:rPr>
            <w:lang w:val="ru-BY"/>
          </w:rPr>
          <w:t xml:space="preserve">    </w:t>
        </w:r>
      </w:ins>
      <w:proofErr w:type="spellStart"/>
      <w:proofErr w:type="gramStart"/>
      <w:r w:rsidR="00EA1D31" w:rsidRPr="00A260B8">
        <w:rPr>
          <w:lang w:val="en-US"/>
          <w:rPrChange w:id="1297" w:author="Anton Log" w:date="2023-05-10T12:51:00Z">
            <w:rPr>
              <w:color w:val="000000"/>
              <w:lang w:val="en-US"/>
            </w:rPr>
          </w:rPrChange>
        </w:rPr>
        <w:t>anim.SetTrigger</w:t>
      </w:r>
      <w:proofErr w:type="spellEnd"/>
      <w:r w:rsidR="00EA1D31" w:rsidRPr="00A260B8">
        <w:rPr>
          <w:lang w:val="en-US"/>
          <w:rPrChange w:id="1298" w:author="Anton Log" w:date="2023-05-10T12:51:00Z">
            <w:rPr>
              <w:color w:val="000000"/>
              <w:lang w:val="en-US"/>
            </w:rPr>
          </w:rPrChange>
        </w:rPr>
        <w:t>(</w:t>
      </w:r>
      <w:proofErr w:type="gramEnd"/>
      <w:r w:rsidR="00EA1D31" w:rsidRPr="00A260B8">
        <w:rPr>
          <w:lang w:val="en-US"/>
          <w:rPrChange w:id="1299" w:author="Anton Log" w:date="2023-05-10T12:51:00Z">
            <w:rPr>
              <w:color w:val="A31515"/>
              <w:lang w:val="en-US"/>
            </w:rPr>
          </w:rPrChange>
        </w:rPr>
        <w:t>"Jump"</w:t>
      </w:r>
      <w:r w:rsidR="00EA1D31" w:rsidRPr="00A260B8">
        <w:rPr>
          <w:lang w:val="en-US"/>
          <w:rPrChange w:id="1300" w:author="Anton Log" w:date="2023-05-10T12:51:00Z">
            <w:rPr>
              <w:color w:val="000000"/>
              <w:lang w:val="en-US"/>
            </w:rPr>
          </w:rPrChange>
        </w:rPr>
        <w:t>);</w:t>
      </w:r>
    </w:p>
    <w:p w14:paraId="72AF992F" w14:textId="2A63EE4A" w:rsidR="007466E3" w:rsidRPr="00A260B8" w:rsidRDefault="00A260B8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  <w:rPrChange w:id="1301" w:author="Anton Log" w:date="2023-05-10T12:51:00Z">
            <w:rPr>
              <w:color w:val="000000"/>
              <w:lang w:val="en-US"/>
            </w:rPr>
          </w:rPrChange>
        </w:rPr>
        <w:pPrChange w:id="1302" w:author="Anton Log" w:date="2023-05-10T12:51:00Z">
          <w:pPr>
            <w:pStyle w:val="aff7"/>
            <w:ind w:left="1440"/>
          </w:pPr>
        </w:pPrChange>
      </w:pPr>
      <w:ins w:id="1303" w:author="Anton Log" w:date="2023-05-10T12:51:00Z">
        <w:r>
          <w:rPr>
            <w:lang w:val="ru-BY"/>
          </w:rPr>
          <w:t xml:space="preserve">    </w:t>
        </w:r>
      </w:ins>
      <w:proofErr w:type="spellStart"/>
      <w:r w:rsidR="007466E3" w:rsidRPr="00A260B8">
        <w:rPr>
          <w:lang w:val="en-US"/>
          <w:rPrChange w:id="1304" w:author="Anton Log" w:date="2023-05-10T12:51:00Z">
            <w:rPr>
              <w:color w:val="000000"/>
              <w:lang w:val="en-US"/>
            </w:rPr>
          </w:rPrChange>
        </w:rPr>
        <w:t>body.velocity</w:t>
      </w:r>
      <w:proofErr w:type="spellEnd"/>
      <w:r w:rsidR="007466E3" w:rsidRPr="00A260B8">
        <w:rPr>
          <w:lang w:val="en-US"/>
          <w:rPrChange w:id="1305" w:author="Anton Log" w:date="2023-05-10T12:51:00Z">
            <w:rPr>
              <w:color w:val="000000"/>
              <w:lang w:val="en-US"/>
            </w:rPr>
          </w:rPrChange>
        </w:rPr>
        <w:t xml:space="preserve"> = </w:t>
      </w:r>
      <w:r w:rsidR="007466E3" w:rsidRPr="00A260B8">
        <w:rPr>
          <w:lang w:val="en-US"/>
        </w:rPr>
        <w:t>new</w:t>
      </w:r>
      <w:r w:rsidR="007466E3" w:rsidRPr="00A260B8">
        <w:rPr>
          <w:lang w:val="en-US"/>
          <w:rPrChange w:id="1306" w:author="Anton Log" w:date="2023-05-10T12:51:00Z">
            <w:rPr>
              <w:color w:val="000000"/>
              <w:lang w:val="en-US"/>
            </w:rPr>
          </w:rPrChange>
        </w:rPr>
        <w:t xml:space="preserve"> </w:t>
      </w:r>
      <w:proofErr w:type="gramStart"/>
      <w:r w:rsidR="007466E3" w:rsidRPr="00A260B8">
        <w:rPr>
          <w:lang w:val="en-US"/>
          <w:rPrChange w:id="1307" w:author="Anton Log" w:date="2023-05-10T12:51:00Z">
            <w:rPr>
              <w:color w:val="000000"/>
              <w:lang w:val="en-US"/>
            </w:rPr>
          </w:rPrChange>
        </w:rPr>
        <w:t>Vector2(</w:t>
      </w:r>
      <w:proofErr w:type="spellStart"/>
      <w:proofErr w:type="gramEnd"/>
      <w:r w:rsidR="007466E3" w:rsidRPr="00A260B8">
        <w:rPr>
          <w:lang w:val="en-US"/>
          <w:rPrChange w:id="1308" w:author="Anton Log" w:date="2023-05-10T12:51:00Z">
            <w:rPr>
              <w:color w:val="000000"/>
              <w:lang w:val="en-US"/>
            </w:rPr>
          </w:rPrChange>
        </w:rPr>
        <w:t>body.velocity.x</w:t>
      </w:r>
      <w:proofErr w:type="spellEnd"/>
      <w:r w:rsidR="007466E3" w:rsidRPr="00A260B8">
        <w:rPr>
          <w:lang w:val="en-US"/>
          <w:rPrChange w:id="1309" w:author="Anton Log" w:date="2023-05-10T12:51:00Z">
            <w:rPr>
              <w:color w:val="000000"/>
              <w:lang w:val="en-US"/>
            </w:rPr>
          </w:rPrChange>
        </w:rPr>
        <w:t xml:space="preserve">, </w:t>
      </w:r>
      <w:proofErr w:type="spellStart"/>
      <w:r w:rsidR="007466E3" w:rsidRPr="00A260B8">
        <w:rPr>
          <w:lang w:val="en-US"/>
          <w:rPrChange w:id="1310" w:author="Anton Log" w:date="2023-05-10T12:51:00Z">
            <w:rPr>
              <w:color w:val="000000"/>
              <w:lang w:val="en-US"/>
            </w:rPr>
          </w:rPrChange>
        </w:rPr>
        <w:t>jumpPower</w:t>
      </w:r>
      <w:proofErr w:type="spellEnd"/>
      <w:r w:rsidR="007466E3" w:rsidRPr="00A260B8">
        <w:rPr>
          <w:lang w:val="en-US"/>
          <w:rPrChange w:id="1311" w:author="Anton Log" w:date="2023-05-10T12:51:00Z">
            <w:rPr>
              <w:color w:val="000000"/>
              <w:lang w:val="en-US"/>
            </w:rPr>
          </w:rPrChange>
        </w:rPr>
        <w:t>);</w:t>
      </w:r>
    </w:p>
    <w:p w14:paraId="5571A88D" w14:textId="5B383481" w:rsidR="007466E3" w:rsidRPr="00A260B8" w:rsidRDefault="00A260B8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rPrChange w:id="1312" w:author="Anton Log" w:date="2023-05-10T12:50:00Z">
            <w:rPr>
              <w:color w:val="000000"/>
            </w:rPr>
          </w:rPrChange>
        </w:rPr>
        <w:pPrChange w:id="1313" w:author="Anton Log" w:date="2023-05-10T12:51:00Z">
          <w:pPr>
            <w:pStyle w:val="aff7"/>
            <w:ind w:left="916"/>
          </w:pPr>
        </w:pPrChange>
      </w:pPr>
      <w:ins w:id="1314" w:author="Anton Log" w:date="2023-05-10T12:51:00Z">
        <w:r>
          <w:rPr>
            <w:lang w:val="ru-BY"/>
          </w:rPr>
          <w:t xml:space="preserve">  </w:t>
        </w:r>
      </w:ins>
      <w:r w:rsidR="007466E3" w:rsidRPr="00A260B8">
        <w:rPr>
          <w:rPrChange w:id="1315" w:author="Anton Log" w:date="2023-05-10T12:50:00Z">
            <w:rPr>
              <w:color w:val="000000"/>
            </w:rPr>
          </w:rPrChange>
        </w:rPr>
        <w:t>}</w:t>
      </w:r>
    </w:p>
    <w:p w14:paraId="5B9069E8" w14:textId="79B4C14A" w:rsidR="007466E3" w:rsidRPr="00A260B8" w:rsidRDefault="007466E3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pPrChange w:id="1316" w:author="Anton Log" w:date="2023-05-10T12:51:00Z">
          <w:pPr>
            <w:pStyle w:val="aff7"/>
            <w:ind w:left="720"/>
          </w:pPr>
        </w:pPrChange>
      </w:pPr>
      <w:r w:rsidRPr="00A260B8">
        <w:rPr>
          <w:rPrChange w:id="1317" w:author="Anton Log" w:date="2023-05-10T12:50:00Z">
            <w:rPr>
              <w:color w:val="000000"/>
            </w:rPr>
          </w:rPrChange>
        </w:rPr>
        <w:t>}</w:t>
      </w:r>
    </w:p>
    <w:p w14:paraId="34324651" w14:textId="6562C607" w:rsidR="000532B1" w:rsidRDefault="00B006E8" w:rsidP="000772EE">
      <w:r>
        <w:t>В</w:t>
      </w:r>
      <w:r w:rsidR="00FC4699">
        <w:t>ысота прыжка будет зависеть от продолжительности нажатия</w:t>
      </w:r>
      <w:ins w:id="1318" w:author="Anton Log" w:date="2023-05-10T12:51:00Z">
        <w:r w:rsidR="00071AFE">
          <w:rPr>
            <w:lang w:val="ru-BY"/>
          </w:rPr>
          <w:t xml:space="preserve"> кл</w:t>
        </w:r>
      </w:ins>
      <w:ins w:id="1319" w:author="Anton Log" w:date="2023-05-10T13:07:00Z">
        <w:r w:rsidR="00EF1E76">
          <w:rPr>
            <w:lang w:val="ru-BY"/>
          </w:rPr>
          <w:t>а</w:t>
        </w:r>
      </w:ins>
      <w:ins w:id="1320" w:author="Anton Log" w:date="2023-05-10T12:51:00Z">
        <w:r w:rsidR="00071AFE">
          <w:rPr>
            <w:lang w:val="ru-BY"/>
          </w:rPr>
          <w:t>вишы</w:t>
        </w:r>
      </w:ins>
      <w:r w:rsidR="00FC4699">
        <w:t xml:space="preserve"> П</w:t>
      </w:r>
      <w:r w:rsidR="00C55C55">
        <w:t>робел</w:t>
      </w:r>
      <w:del w:id="1321" w:author="Anton Log" w:date="2023-05-10T12:51:00Z">
        <w:r w:rsidR="00C55C55" w:rsidDel="00071AFE">
          <w:delText>а игроком</w:delText>
        </w:r>
      </w:del>
      <w:r w:rsidR="00C55C55">
        <w:t xml:space="preserve">: если отпустить клавишу </w:t>
      </w:r>
      <w:del w:id="1322" w:author="Anton Log" w:date="2023-05-10T12:51:00Z">
        <w:r w:rsidR="00C55C55" w:rsidDel="00CF0496">
          <w:delText xml:space="preserve">еще </w:delText>
        </w:r>
      </w:del>
      <w:r w:rsidR="00C55C55">
        <w:t>до того, как тело</w:t>
      </w:r>
      <w:r w:rsidR="00C47C03">
        <w:t xml:space="preserve"> достигнет максимальной точки</w:t>
      </w:r>
      <w:r w:rsidR="00C55C55">
        <w:t xml:space="preserve">, то его скорость </w:t>
      </w:r>
      <w:r w:rsidR="006278FC">
        <w:t xml:space="preserve">подъема </w:t>
      </w:r>
      <w:r w:rsidR="00C55C55">
        <w:t xml:space="preserve">уменьшиться наполовину, чтобы </w:t>
      </w:r>
      <w:ins w:id="1323" w:author="Anton Log" w:date="2023-05-10T12:52:00Z">
        <w:r w:rsidR="00CF0496">
          <w:rPr>
            <w:lang w:val="ru-BY"/>
          </w:rPr>
          <w:t xml:space="preserve">падение началось быстрее </w:t>
        </w:r>
      </w:ins>
      <w:del w:id="1324" w:author="Anton Log" w:date="2023-05-10T12:52:00Z">
        <w:r w:rsidR="00C55C55" w:rsidDel="00CF0496">
          <w:delText xml:space="preserve">игрок начал </w:delText>
        </w:r>
        <w:r w:rsidR="00956B79" w:rsidDel="00CF0496">
          <w:delText>процесс падения</w:delText>
        </w:r>
        <w:r w:rsidR="00C248C3" w:rsidDel="00CF0496">
          <w:delText xml:space="preserve"> </w:delText>
        </w:r>
        <w:r w:rsidR="001123D6" w:rsidDel="00CF0496">
          <w:delText>быстрее</w:delText>
        </w:r>
      </w:del>
      <w:r w:rsidR="001123D6">
        <w:t>(см. листинг 2.6).</w:t>
      </w:r>
    </w:p>
    <w:p w14:paraId="54C82D24" w14:textId="58441F31" w:rsidR="003C1FF1" w:rsidRDefault="003C1FF1" w:rsidP="003C1FF1">
      <w:pPr>
        <w:pStyle w:val="afffd"/>
      </w:pPr>
      <w:r>
        <w:t xml:space="preserve">Листинг 2.6 – </w:t>
      </w:r>
      <w:del w:id="1325" w:author="Anton Log" w:date="2023-05-10T12:52:00Z">
        <w:r w:rsidDel="00576F8B">
          <w:delText xml:space="preserve">Контролируемая </w:delText>
        </w:r>
      </w:del>
      <w:ins w:id="1326" w:author="Anton Log" w:date="2023-05-10T12:52:00Z">
        <w:r w:rsidR="00746353">
          <w:t>Контроль</w:t>
        </w:r>
        <w:r w:rsidR="00576F8B">
          <w:t xml:space="preserve"> </w:t>
        </w:r>
      </w:ins>
      <w:del w:id="1327" w:author="Anton Log" w:date="2023-05-10T12:52:00Z">
        <w:r w:rsidDel="00576F8B">
          <w:delText xml:space="preserve">высота </w:delText>
        </w:r>
      </w:del>
      <w:ins w:id="1328" w:author="Anton Log" w:date="2023-05-10T12:52:00Z">
        <w:r w:rsidR="00576F8B">
          <w:t>высот</w:t>
        </w:r>
        <w:r w:rsidR="00576F8B">
          <w:rPr>
            <w:lang w:val="ru-BY"/>
          </w:rPr>
          <w:t>ы</w:t>
        </w:r>
        <w:r w:rsidR="00576F8B">
          <w:t xml:space="preserve"> </w:t>
        </w:r>
      </w:ins>
      <w:r>
        <w:t>прыжка</w:t>
      </w:r>
    </w:p>
    <w:p w14:paraId="6BAE84F8" w14:textId="77777777" w:rsidR="00362E89" w:rsidRPr="005E72A2" w:rsidRDefault="00362E89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pPrChange w:id="1329" w:author="Anton Log" w:date="2023-05-10T12:54:00Z">
          <w:pPr>
            <w:pStyle w:val="aff7"/>
            <w:ind w:left="720"/>
          </w:pPr>
        </w:pPrChange>
      </w:pPr>
      <w:proofErr w:type="spellStart"/>
      <w:proofErr w:type="gramStart"/>
      <w:r w:rsidRPr="005E72A2">
        <w:rPr>
          <w:rPrChange w:id="1330" w:author="Anton Log" w:date="2023-05-10T12:53:00Z">
            <w:rPr>
              <w:color w:val="0000FF"/>
              <w:lang w:val="en-US"/>
            </w:rPr>
          </w:rPrChange>
        </w:rPr>
        <w:t>if</w:t>
      </w:r>
      <w:proofErr w:type="spellEnd"/>
      <w:r w:rsidRPr="005E72A2">
        <w:t>(</w:t>
      </w:r>
      <w:proofErr w:type="spellStart"/>
      <w:proofErr w:type="gramEnd"/>
      <w:r w:rsidRPr="005E72A2">
        <w:rPr>
          <w:rPrChange w:id="1331" w:author="Anton Log" w:date="2023-05-10T12:53:00Z">
            <w:rPr>
              <w:lang w:val="en-US"/>
            </w:rPr>
          </w:rPrChange>
        </w:rPr>
        <w:t>Input</w:t>
      </w:r>
      <w:r w:rsidRPr="005E72A2">
        <w:t>.</w:t>
      </w:r>
      <w:r w:rsidRPr="005E72A2">
        <w:rPr>
          <w:rPrChange w:id="1332" w:author="Anton Log" w:date="2023-05-10T12:53:00Z">
            <w:rPr>
              <w:lang w:val="en-US"/>
            </w:rPr>
          </w:rPrChange>
        </w:rPr>
        <w:t>GetKeyUp</w:t>
      </w:r>
      <w:proofErr w:type="spellEnd"/>
      <w:r w:rsidRPr="005E72A2">
        <w:t>(</w:t>
      </w:r>
      <w:proofErr w:type="spellStart"/>
      <w:r w:rsidRPr="005E72A2">
        <w:rPr>
          <w:rPrChange w:id="1333" w:author="Anton Log" w:date="2023-05-10T12:53:00Z">
            <w:rPr>
              <w:lang w:val="en-US"/>
            </w:rPr>
          </w:rPrChange>
        </w:rPr>
        <w:t>KeyCode</w:t>
      </w:r>
      <w:r w:rsidRPr="005E72A2">
        <w:t>.</w:t>
      </w:r>
      <w:r w:rsidRPr="005E72A2">
        <w:rPr>
          <w:rPrChange w:id="1334" w:author="Anton Log" w:date="2023-05-10T12:53:00Z">
            <w:rPr>
              <w:lang w:val="en-US"/>
            </w:rPr>
          </w:rPrChange>
        </w:rPr>
        <w:t>Space</w:t>
      </w:r>
      <w:proofErr w:type="spellEnd"/>
      <w:r w:rsidRPr="005E72A2">
        <w:t xml:space="preserve">) &amp;&amp; </w:t>
      </w:r>
      <w:proofErr w:type="spellStart"/>
      <w:r w:rsidRPr="005E72A2">
        <w:rPr>
          <w:rPrChange w:id="1335" w:author="Anton Log" w:date="2023-05-10T12:53:00Z">
            <w:rPr>
              <w:lang w:val="en-US"/>
            </w:rPr>
          </w:rPrChange>
        </w:rPr>
        <w:t>body</w:t>
      </w:r>
      <w:r w:rsidRPr="005E72A2">
        <w:t>.</w:t>
      </w:r>
      <w:r w:rsidRPr="005E72A2">
        <w:rPr>
          <w:rPrChange w:id="1336" w:author="Anton Log" w:date="2023-05-10T12:53:00Z">
            <w:rPr>
              <w:lang w:val="en-US"/>
            </w:rPr>
          </w:rPrChange>
        </w:rPr>
        <w:t>velocity</w:t>
      </w:r>
      <w:r w:rsidRPr="005E72A2">
        <w:t>.</w:t>
      </w:r>
      <w:r w:rsidRPr="005E72A2">
        <w:rPr>
          <w:rPrChange w:id="1337" w:author="Anton Log" w:date="2023-05-10T12:53:00Z">
            <w:rPr>
              <w:lang w:val="en-US"/>
            </w:rPr>
          </w:rPrChange>
        </w:rPr>
        <w:t>y</w:t>
      </w:r>
      <w:proofErr w:type="spellEnd"/>
      <w:r w:rsidRPr="005E72A2">
        <w:t xml:space="preserve"> &gt; 0)</w:t>
      </w:r>
    </w:p>
    <w:p w14:paraId="21301ADA" w14:textId="3F266686" w:rsidR="00362E89" w:rsidRPr="00CC4CB0" w:rsidRDefault="00362E89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1338" w:author="Anton Log" w:date="2023-05-10T12:54:00Z">
          <w:pPr>
            <w:pStyle w:val="aff7"/>
            <w:ind w:left="720"/>
          </w:pPr>
        </w:pPrChange>
      </w:pPr>
      <w:r w:rsidRPr="00CC4CB0">
        <w:rPr>
          <w:lang w:val="en-US"/>
        </w:rPr>
        <w:t>{</w:t>
      </w:r>
    </w:p>
    <w:p w14:paraId="7E132D0C" w14:textId="77777777" w:rsidR="00E8663A" w:rsidRDefault="00E8663A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ins w:id="1339" w:author="Anton Log" w:date="2023-05-10T12:53:00Z"/>
          <w:lang w:val="en-US"/>
        </w:rPr>
        <w:pPrChange w:id="1340" w:author="Anton Log" w:date="2023-05-10T12:54:00Z">
          <w:pPr>
            <w:pStyle w:val="aff7"/>
            <w:ind w:left="709"/>
          </w:pPr>
        </w:pPrChange>
      </w:pPr>
      <w:ins w:id="1341" w:author="Anton Log" w:date="2023-05-10T12:53:00Z">
        <w:r>
          <w:rPr>
            <w:lang w:val="ru-BY"/>
          </w:rPr>
          <w:t xml:space="preserve">  </w:t>
        </w:r>
      </w:ins>
      <w:del w:id="1342" w:author="Anton Log" w:date="2023-05-10T12:53:00Z">
        <w:r w:rsidR="00BF2C16" w:rsidRPr="00E8663A" w:rsidDel="00E8663A">
          <w:rPr>
            <w:lang w:val="en-US"/>
          </w:rPr>
          <w:tab/>
        </w:r>
        <w:r w:rsidR="00B675E0" w:rsidRPr="00E8663A" w:rsidDel="00E8663A">
          <w:rPr>
            <w:lang w:val="en-US"/>
          </w:rPr>
          <w:tab/>
        </w:r>
      </w:del>
      <w:proofErr w:type="spellStart"/>
      <w:r w:rsidR="00362E89" w:rsidRPr="00E8663A">
        <w:rPr>
          <w:lang w:val="en-US"/>
        </w:rPr>
        <w:t>body.velocity</w:t>
      </w:r>
      <w:proofErr w:type="spellEnd"/>
      <w:r w:rsidR="00362E89" w:rsidRPr="00E8663A">
        <w:rPr>
          <w:lang w:val="en-US"/>
        </w:rPr>
        <w:t xml:space="preserve"> = </w:t>
      </w:r>
      <w:r w:rsidR="00362E89" w:rsidRPr="00E8663A">
        <w:rPr>
          <w:lang w:val="en-US"/>
          <w:rPrChange w:id="1343" w:author="Anton Log" w:date="2023-05-10T12:53:00Z">
            <w:rPr>
              <w:color w:val="0000FF"/>
              <w:lang w:val="en-US"/>
            </w:rPr>
          </w:rPrChange>
        </w:rPr>
        <w:t>new</w:t>
      </w:r>
      <w:r w:rsidR="00362E89" w:rsidRPr="00E8663A">
        <w:rPr>
          <w:lang w:val="en-US"/>
        </w:rPr>
        <w:t xml:space="preserve"> </w:t>
      </w:r>
      <w:proofErr w:type="gramStart"/>
      <w:r w:rsidR="00362E89" w:rsidRPr="00E8663A">
        <w:rPr>
          <w:lang w:val="en-US"/>
        </w:rPr>
        <w:t>Vector2(</w:t>
      </w:r>
      <w:proofErr w:type="gramEnd"/>
    </w:p>
    <w:p w14:paraId="67D41328" w14:textId="77777777" w:rsidR="00E8663A" w:rsidRDefault="00E8663A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ins w:id="1344" w:author="Anton Log" w:date="2023-05-10T12:53:00Z"/>
          <w:lang w:val="en-US"/>
        </w:rPr>
        <w:pPrChange w:id="1345" w:author="Anton Log" w:date="2023-05-10T12:54:00Z">
          <w:pPr>
            <w:pStyle w:val="aff7"/>
            <w:ind w:left="709"/>
          </w:pPr>
        </w:pPrChange>
      </w:pPr>
      <w:ins w:id="1346" w:author="Anton Log" w:date="2023-05-10T12:53:00Z">
        <w:r>
          <w:rPr>
            <w:lang w:val="ru-BY"/>
          </w:rPr>
          <w:t xml:space="preserve">    </w:t>
        </w:r>
      </w:ins>
      <w:proofErr w:type="spellStart"/>
      <w:r w:rsidR="00362E89" w:rsidRPr="00E8663A">
        <w:rPr>
          <w:lang w:val="en-US"/>
        </w:rPr>
        <w:t>body.velocity.x</w:t>
      </w:r>
      <w:proofErr w:type="spellEnd"/>
      <w:r w:rsidR="00362E89" w:rsidRPr="00E8663A">
        <w:rPr>
          <w:lang w:val="en-US"/>
        </w:rPr>
        <w:t>,</w:t>
      </w:r>
    </w:p>
    <w:p w14:paraId="36207652" w14:textId="77777777" w:rsidR="00E8663A" w:rsidRPr="00CC4CB0" w:rsidRDefault="00E8663A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ins w:id="1347" w:author="Anton Log" w:date="2023-05-10T12:53:00Z"/>
          <w:rPrChange w:id="1348" w:author="Anton Log" w:date="2023-05-10T17:27:00Z">
            <w:rPr>
              <w:ins w:id="1349" w:author="Anton Log" w:date="2023-05-10T12:53:00Z"/>
              <w:lang w:val="en-US"/>
            </w:rPr>
          </w:rPrChange>
        </w:rPr>
        <w:pPrChange w:id="1350" w:author="Anton Log" w:date="2023-05-10T12:54:00Z">
          <w:pPr>
            <w:pStyle w:val="aff7"/>
            <w:ind w:left="709"/>
          </w:pPr>
        </w:pPrChange>
      </w:pPr>
      <w:ins w:id="1351" w:author="Anton Log" w:date="2023-05-10T12:53:00Z">
        <w:r>
          <w:rPr>
            <w:lang w:val="ru-BY"/>
          </w:rPr>
          <w:t xml:space="preserve">    </w:t>
        </w:r>
      </w:ins>
      <w:del w:id="1352" w:author="Anton Log" w:date="2023-05-10T12:53:00Z">
        <w:r w:rsidR="00362E89" w:rsidRPr="00CC4CB0" w:rsidDel="00E8663A">
          <w:rPr>
            <w:rPrChange w:id="1353" w:author="Anton Log" w:date="2023-05-10T17:27:00Z">
              <w:rPr>
                <w:lang w:val="en-US"/>
              </w:rPr>
            </w:rPrChange>
          </w:rPr>
          <w:delText xml:space="preserve"> </w:delText>
        </w:r>
      </w:del>
      <w:r w:rsidR="00362E89" w:rsidRPr="00E8663A">
        <w:rPr>
          <w:lang w:val="en-US"/>
        </w:rPr>
        <w:t>body</w:t>
      </w:r>
      <w:r w:rsidR="00362E89" w:rsidRPr="00CC4CB0">
        <w:rPr>
          <w:rPrChange w:id="1354" w:author="Anton Log" w:date="2023-05-10T17:27:00Z">
            <w:rPr>
              <w:lang w:val="en-US"/>
            </w:rPr>
          </w:rPrChange>
        </w:rPr>
        <w:t>.</w:t>
      </w:r>
      <w:r w:rsidR="00362E89" w:rsidRPr="00E8663A">
        <w:rPr>
          <w:lang w:val="en-US"/>
        </w:rPr>
        <w:t>velocity</w:t>
      </w:r>
      <w:r w:rsidR="00362E89" w:rsidRPr="00CC4CB0">
        <w:rPr>
          <w:rPrChange w:id="1355" w:author="Anton Log" w:date="2023-05-10T17:27:00Z">
            <w:rPr>
              <w:lang w:val="en-US"/>
            </w:rPr>
          </w:rPrChange>
        </w:rPr>
        <w:t>.</w:t>
      </w:r>
      <w:r w:rsidR="00362E89" w:rsidRPr="00E8663A">
        <w:rPr>
          <w:lang w:val="en-US"/>
        </w:rPr>
        <w:t>y</w:t>
      </w:r>
      <w:r w:rsidR="00362E89" w:rsidRPr="00CC4CB0">
        <w:rPr>
          <w:rPrChange w:id="1356" w:author="Anton Log" w:date="2023-05-10T17:27:00Z">
            <w:rPr>
              <w:lang w:val="en-US"/>
            </w:rPr>
          </w:rPrChange>
        </w:rPr>
        <w:t xml:space="preserve"> / </w:t>
      </w:r>
      <w:proofErr w:type="gramStart"/>
      <w:r w:rsidR="00362E89" w:rsidRPr="00CC4CB0">
        <w:rPr>
          <w:rPrChange w:id="1357" w:author="Anton Log" w:date="2023-05-10T17:27:00Z">
            <w:rPr>
              <w:lang w:val="en-US"/>
            </w:rPr>
          </w:rPrChange>
        </w:rPr>
        <w:t>2</w:t>
      </w:r>
      <w:proofErr w:type="gramEnd"/>
    </w:p>
    <w:p w14:paraId="4D82E14E" w14:textId="7E427CBE" w:rsidR="00362E89" w:rsidRPr="00CC4CB0" w:rsidRDefault="00E8663A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rPrChange w:id="1358" w:author="Anton Log" w:date="2023-05-10T17:27:00Z">
            <w:rPr>
              <w:lang w:val="en-US"/>
            </w:rPr>
          </w:rPrChange>
        </w:rPr>
        <w:pPrChange w:id="1359" w:author="Anton Log" w:date="2023-05-10T12:54:00Z">
          <w:pPr>
            <w:pStyle w:val="aff7"/>
            <w:ind w:left="720"/>
          </w:pPr>
        </w:pPrChange>
      </w:pPr>
      <w:ins w:id="1360" w:author="Anton Log" w:date="2023-05-10T12:53:00Z">
        <w:r>
          <w:rPr>
            <w:lang w:val="ru-BY"/>
          </w:rPr>
          <w:t xml:space="preserve">  </w:t>
        </w:r>
      </w:ins>
      <w:r w:rsidR="00362E89" w:rsidRPr="00CC4CB0">
        <w:rPr>
          <w:rPrChange w:id="1361" w:author="Anton Log" w:date="2023-05-10T17:27:00Z">
            <w:rPr>
              <w:lang w:val="en-US"/>
            </w:rPr>
          </w:rPrChange>
        </w:rPr>
        <w:t>);</w:t>
      </w:r>
    </w:p>
    <w:p w14:paraId="0C1A1F7F" w14:textId="60DFD1C1" w:rsidR="00362E89" w:rsidRPr="005E72A2" w:rsidRDefault="00362E89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pPrChange w:id="1362" w:author="Anton Log" w:date="2023-05-10T12:54:00Z">
          <w:pPr>
            <w:pStyle w:val="aff7"/>
            <w:ind w:left="720"/>
          </w:pPr>
        </w:pPrChange>
      </w:pPr>
      <w:r w:rsidRPr="005E72A2">
        <w:lastRenderedPageBreak/>
        <w:t>}</w:t>
      </w:r>
    </w:p>
    <w:p w14:paraId="057ED50C" w14:textId="2545FC2B" w:rsidR="00777F30" w:rsidRPr="003C1A57" w:rsidRDefault="00C96C62" w:rsidP="000772EE">
      <w:pPr>
        <w:rPr>
          <w:rPrChange w:id="1363" w:author="AdminNB" w:date="2023-05-10T22:03:00Z">
            <w:rPr>
              <w:color w:val="FF0000"/>
            </w:rPr>
          </w:rPrChange>
        </w:rPr>
      </w:pPr>
      <w:r w:rsidRPr="00545581">
        <w:t>Персонаж может совершать несколько прыжков подряд без касания земли, если нажать</w:t>
      </w:r>
      <w:ins w:id="1364" w:author="Anton Log" w:date="2023-05-10T12:54:00Z">
        <w:r w:rsidR="003969C5">
          <w:rPr>
            <w:lang w:val="ru-BY"/>
          </w:rPr>
          <w:t xml:space="preserve"> клавишу</w:t>
        </w:r>
      </w:ins>
      <w:r w:rsidRPr="00545581">
        <w:t xml:space="preserve"> Пробел </w:t>
      </w:r>
      <w:ins w:id="1365" w:author="Anton Log" w:date="2023-05-10T12:55:00Z">
        <w:r w:rsidR="00BB3CE2">
          <w:rPr>
            <w:lang w:val="ru-BY"/>
          </w:rPr>
          <w:t xml:space="preserve">сразу </w:t>
        </w:r>
      </w:ins>
      <w:del w:id="1366" w:author="Anton Log" w:date="2023-05-10T12:55:00Z">
        <w:r w:rsidRPr="005F3436" w:rsidDel="00BB3CE2">
          <w:delText xml:space="preserve">в пределах небольшого временного диапазона </w:delText>
        </w:r>
      </w:del>
      <w:r w:rsidRPr="005F3436">
        <w:t>после последнего совершенного прыжка</w:t>
      </w:r>
      <w:r w:rsidR="007E3AE6" w:rsidRPr="00B61878">
        <w:t>.</w:t>
      </w:r>
      <w:del w:id="1367" w:author="Anton Log" w:date="2023-05-10T12:51:00Z">
        <w:r w:rsidR="00230F30" w:rsidRPr="003C1A57" w:rsidDel="00CF0496">
          <w:rPr>
            <w:rPrChange w:id="1368" w:author="AdminNB" w:date="2023-05-10T22:03:00Z">
              <w:rPr/>
            </w:rPrChange>
          </w:rPr>
          <w:delText xml:space="preserve"> </w:delText>
        </w:r>
      </w:del>
    </w:p>
    <w:p w14:paraId="5ADF3384" w14:textId="6353F1F9" w:rsidR="009A07A7" w:rsidRDefault="001B32BF" w:rsidP="000772EE">
      <w:r w:rsidRPr="005F3436">
        <w:t>Для совершения кувырка</w:t>
      </w:r>
      <w:del w:id="1369" w:author="Anton Log" w:date="2023-05-10T12:55:00Z">
        <w:r w:rsidRPr="005F3436" w:rsidDel="008D4D79">
          <w:delText xml:space="preserve">, </w:delText>
        </w:r>
        <w:r w:rsidR="00BD16F9" w:rsidRPr="00B61878" w:rsidDel="008D4D79">
          <w:delText>применяемый</w:delText>
        </w:r>
      </w:del>
      <w:r w:rsidRPr="003C1A57">
        <w:rPr>
          <w:rPrChange w:id="1370" w:author="AdminNB" w:date="2023-05-10T22:03:00Z">
            <w:rPr/>
          </w:rPrChange>
        </w:rPr>
        <w:t xml:space="preserve"> для </w:t>
      </w:r>
      <w:del w:id="1371" w:author="Anton Log" w:date="2023-05-10T12:55:00Z">
        <w:r w:rsidRPr="003C1A57" w:rsidDel="008D4D79">
          <w:rPr>
            <w:rPrChange w:id="1372" w:author="AdminNB" w:date="2023-05-10T22:03:00Z">
              <w:rPr/>
            </w:rPrChange>
          </w:rPr>
          <w:delText xml:space="preserve">уворота </w:delText>
        </w:r>
      </w:del>
      <w:ins w:id="1373" w:author="Anton Log" w:date="2023-05-10T12:55:00Z">
        <w:r w:rsidR="008D4D79" w:rsidRPr="003C1A57">
          <w:rPr>
            <w:lang w:val="ru-BY"/>
            <w:rPrChange w:id="1374" w:author="AdminNB" w:date="2023-05-10T22:03:00Z">
              <w:rPr>
                <w:lang w:val="ru-BY"/>
              </w:rPr>
            </w:rPrChange>
          </w:rPr>
          <w:t>уклонения</w:t>
        </w:r>
        <w:r w:rsidR="008D4D79" w:rsidRPr="003C1A57">
          <w:rPr>
            <w:rPrChange w:id="1375" w:author="AdminNB" w:date="2023-05-10T22:03:00Z">
              <w:rPr/>
            </w:rPrChange>
          </w:rPr>
          <w:t xml:space="preserve"> </w:t>
        </w:r>
      </w:ins>
      <w:r w:rsidRPr="003C1A57">
        <w:rPr>
          <w:rPrChange w:id="1376" w:author="AdminNB" w:date="2023-05-10T22:03:00Z">
            <w:rPr/>
          </w:rPrChange>
        </w:rPr>
        <w:t xml:space="preserve">от стрел, летящих слишком низко, необходимо нажать </w:t>
      </w:r>
      <w:r w:rsidR="00381063" w:rsidRPr="003C1A57">
        <w:rPr>
          <w:rPrChange w:id="1377" w:author="AdminNB" w:date="2023-05-10T22:03:00Z">
            <w:rPr/>
          </w:rPrChange>
        </w:rPr>
        <w:t>клавишу</w:t>
      </w:r>
      <w:r w:rsidRPr="003C1A57">
        <w:rPr>
          <w:rPrChange w:id="1378" w:author="AdminNB" w:date="2023-05-10T22:03:00Z">
            <w:rPr/>
          </w:rPrChange>
        </w:rPr>
        <w:t xml:space="preserve"> </w:t>
      </w:r>
      <w:r w:rsidRPr="003C1A57">
        <w:rPr>
          <w:lang w:val="en-US"/>
          <w:rPrChange w:id="1379" w:author="AdminNB" w:date="2023-05-10T22:03:00Z">
            <w:rPr>
              <w:lang w:val="en-US"/>
            </w:rPr>
          </w:rPrChange>
        </w:rPr>
        <w:t>C</w:t>
      </w:r>
      <w:r w:rsidR="00441F1D" w:rsidRPr="003C1A57">
        <w:rPr>
          <w:rPrChange w:id="1380" w:author="AdminNB" w:date="2023-05-10T22:03:00Z">
            <w:rPr/>
          </w:rPrChange>
        </w:rPr>
        <w:t xml:space="preserve"> клавиатуры</w:t>
      </w:r>
      <w:r w:rsidRPr="003C1A57">
        <w:rPr>
          <w:rPrChange w:id="1381" w:author="AdminNB" w:date="2023-05-10T22:03:00Z">
            <w:rPr/>
          </w:rPrChange>
        </w:rPr>
        <w:t xml:space="preserve">. </w:t>
      </w:r>
      <w:del w:id="1382" w:author="Anton Log" w:date="2023-05-10T12:56:00Z">
        <w:r w:rsidRPr="003C1A57" w:rsidDel="00D363AC">
          <w:rPr>
            <w:rPrChange w:id="1383" w:author="AdminNB" w:date="2023-05-10T22:03:00Z">
              <w:rPr/>
            </w:rPrChange>
          </w:rPr>
          <w:delText>При этом р</w:delText>
        </w:r>
      </w:del>
      <w:ins w:id="1384" w:author="Anton Log" w:date="2023-05-10T12:56:00Z">
        <w:r w:rsidR="00D363AC" w:rsidRPr="003C1A57">
          <w:rPr>
            <w:lang w:val="ru-BY"/>
            <w:rPrChange w:id="1385" w:author="AdminNB" w:date="2023-05-10T22:03:00Z">
              <w:rPr>
                <w:lang w:val="ru-BY"/>
              </w:rPr>
            </w:rPrChange>
          </w:rPr>
          <w:t>Р</w:t>
        </w:r>
      </w:ins>
      <w:proofErr w:type="spellStart"/>
      <w:r w:rsidRPr="003C1A57">
        <w:rPr>
          <w:rPrChange w:id="1386" w:author="AdminNB" w:date="2023-05-10T22:03:00Z">
            <w:rPr/>
          </w:rPrChange>
        </w:rPr>
        <w:t>азмер</w:t>
      </w:r>
      <w:proofErr w:type="spellEnd"/>
      <w:r w:rsidRPr="003C1A57">
        <w:rPr>
          <w:rPrChange w:id="1387" w:author="AdminNB" w:date="2023-05-10T22:03:00Z">
            <w:rPr/>
          </w:rPrChange>
        </w:rPr>
        <w:t xml:space="preserve"> </w:t>
      </w:r>
      <w:proofErr w:type="spellStart"/>
      <w:r w:rsidRPr="003C1A57">
        <w:rPr>
          <w:lang w:val="en-US"/>
          <w:rPrChange w:id="1388" w:author="AdminNB" w:date="2023-05-10T22:03:00Z">
            <w:rPr>
              <w:lang w:val="en-US"/>
            </w:rPr>
          </w:rPrChange>
        </w:rPr>
        <w:t>BoxCollider</w:t>
      </w:r>
      <w:proofErr w:type="spellEnd"/>
      <w:r w:rsidRPr="003C1A57">
        <w:rPr>
          <w:rPrChange w:id="1389" w:author="AdminNB" w:date="2023-05-10T22:03:00Z">
            <w:rPr/>
          </w:rPrChange>
        </w:rPr>
        <w:t>2</w:t>
      </w:r>
      <w:r w:rsidRPr="003C1A57">
        <w:rPr>
          <w:lang w:val="en-US"/>
          <w:rPrChange w:id="1390" w:author="AdminNB" w:date="2023-05-10T22:03:00Z">
            <w:rPr>
              <w:lang w:val="en-US"/>
            </w:rPr>
          </w:rPrChange>
        </w:rPr>
        <w:t>D</w:t>
      </w:r>
      <w:r w:rsidRPr="003C1A57">
        <w:rPr>
          <w:rPrChange w:id="1391" w:author="AdminNB" w:date="2023-05-10T22:03:00Z">
            <w:rPr/>
          </w:rPrChange>
        </w:rPr>
        <w:t xml:space="preserve"> </w:t>
      </w:r>
      <w:r>
        <w:t xml:space="preserve">игрока уменьшится вдвое по оси </w:t>
      </w:r>
      <w:r>
        <w:rPr>
          <w:lang w:val="en-US"/>
        </w:rPr>
        <w:t>Y</w:t>
      </w:r>
      <w:r>
        <w:t>, а также запустит</w:t>
      </w:r>
      <w:del w:id="1392" w:author="Anton Log" w:date="2023-05-10T13:00:00Z">
        <w:r w:rsidDel="00BC24BB">
          <w:delText>ь</w:delText>
        </w:r>
      </w:del>
      <w:r>
        <w:t>ся соответствующая запись анимации кувырка.</w:t>
      </w:r>
      <w:r w:rsidR="007C06BA">
        <w:t xml:space="preserve"> На последнем кадре анимации вызывается функция, возвращающая размеры </w:t>
      </w:r>
      <w:proofErr w:type="spellStart"/>
      <w:ins w:id="1393" w:author="Anton Log" w:date="2023-05-10T13:01:00Z">
        <w:r w:rsidR="006162F9">
          <w:rPr>
            <w:lang w:val="en-US"/>
          </w:rPr>
          <w:t>BoxCollider</w:t>
        </w:r>
        <w:proofErr w:type="spellEnd"/>
        <w:r w:rsidR="006162F9" w:rsidRPr="001B32BF">
          <w:t>2</w:t>
        </w:r>
        <w:r w:rsidR="006162F9">
          <w:rPr>
            <w:lang w:val="en-US"/>
          </w:rPr>
          <w:t>D</w:t>
        </w:r>
        <w:r w:rsidR="006162F9">
          <w:t xml:space="preserve"> </w:t>
        </w:r>
      </w:ins>
      <w:r w:rsidR="007C06BA">
        <w:t>в исходное состояние.</w:t>
      </w:r>
      <w:del w:id="1394" w:author="Anton Log" w:date="2023-05-10T13:00:00Z">
        <w:r w:rsidR="00B2495A" w:rsidDel="006162F9">
          <w:delText xml:space="preserve"> </w:delText>
        </w:r>
      </w:del>
    </w:p>
    <w:p w14:paraId="2B55BD7B" w14:textId="59B39471" w:rsidR="004F25E0" w:rsidRDefault="004F25E0" w:rsidP="004F25E0">
      <w:pPr>
        <w:pStyle w:val="21"/>
      </w:pPr>
      <w:bookmarkStart w:id="1395" w:name="_Toc134632479"/>
      <w:r>
        <w:t>Создание игрового уровня</w:t>
      </w:r>
      <w:bookmarkEnd w:id="1395"/>
    </w:p>
    <w:p w14:paraId="07D26235" w14:textId="53783744" w:rsidR="006269E5" w:rsidRDefault="0099048A" w:rsidP="006269E5">
      <w:r>
        <w:t xml:space="preserve">Для создания уровня был использован </w:t>
      </w:r>
      <w:r w:rsidR="00C17CEE" w:rsidRPr="00C17CEE">
        <w:t>компонент</w:t>
      </w:r>
      <w:r w:rsidRPr="000F3530">
        <w:rPr>
          <w:color w:val="FF0000"/>
        </w:rPr>
        <w:t xml:space="preserve"> </w:t>
      </w:r>
      <w:proofErr w:type="spellStart"/>
      <w:r>
        <w:rPr>
          <w:lang w:val="en-US"/>
        </w:rPr>
        <w:t>Tilemap</w:t>
      </w:r>
      <w:proofErr w:type="spellEnd"/>
      <w:r>
        <w:t xml:space="preserve">, встроенный в </w:t>
      </w:r>
      <w:r>
        <w:rPr>
          <w:lang w:val="en-US"/>
        </w:rPr>
        <w:t>Unity</w:t>
      </w:r>
      <w:r w:rsidRPr="00DA6739">
        <w:t xml:space="preserve"> </w:t>
      </w:r>
      <w:r>
        <w:rPr>
          <w:lang w:val="en-US"/>
        </w:rPr>
        <w:t>Editor</w:t>
      </w:r>
      <w:r>
        <w:t xml:space="preserve">. </w:t>
      </w:r>
      <w:proofErr w:type="spellStart"/>
      <w:r>
        <w:rPr>
          <w:lang w:val="en-US"/>
        </w:rPr>
        <w:t>Tilemap</w:t>
      </w:r>
      <w:proofErr w:type="spellEnd"/>
      <w:r w:rsidRPr="006E6536">
        <w:t xml:space="preserve"> </w:t>
      </w:r>
      <w:r>
        <w:t>позволяет размещать изображения</w:t>
      </w:r>
      <w:r w:rsidRPr="00085BEB">
        <w:t xml:space="preserve"> </w:t>
      </w:r>
      <w:r>
        <w:t xml:space="preserve">внутри сетки, которая создается компонентом </w:t>
      </w:r>
      <w:r>
        <w:rPr>
          <w:lang w:val="en-US"/>
        </w:rPr>
        <w:t>Grid</w:t>
      </w:r>
      <w:r w:rsidRPr="006E6536">
        <w:t>.</w:t>
      </w:r>
      <w:r>
        <w:t xml:space="preserve"> </w:t>
      </w:r>
      <w:del w:id="1396" w:author="Anton Log" w:date="2023-05-10T13:04:00Z">
        <w:r w:rsidDel="00717AA6">
          <w:rPr>
            <w:lang w:val="en-US"/>
          </w:rPr>
          <w:delText>Grid</w:delText>
        </w:r>
        <w:r w:rsidRPr="006E6536" w:rsidDel="00717AA6">
          <w:delText xml:space="preserve"> </w:delText>
        </w:r>
      </w:del>
      <w:ins w:id="1397" w:author="Anton Log" w:date="2023-05-10T13:04:00Z">
        <w:r w:rsidR="00717AA6">
          <w:rPr>
            <w:lang w:val="ru-BY"/>
          </w:rPr>
          <w:t>Он</w:t>
        </w:r>
        <w:r w:rsidR="00717AA6" w:rsidRPr="006E6536">
          <w:t xml:space="preserve"> </w:t>
        </w:r>
      </w:ins>
      <w:r>
        <w:t>разбивает экран на сет</w:t>
      </w:r>
      <w:r w:rsidRPr="00C17CEE">
        <w:t xml:space="preserve">ку, состоящую из точек и линий, где каждая ячейка имеет одинаковый размер. </w:t>
      </w:r>
      <w:r w:rsidR="00C17CEE" w:rsidRPr="00C17CEE">
        <w:t>Ячейки могут обладать</w:t>
      </w:r>
      <w:r w:rsidRPr="00C17CEE">
        <w:t xml:space="preserve"> различными формами, например</w:t>
      </w:r>
      <w:r>
        <w:t xml:space="preserve">, квадраты, шестиугольники или параллелограммы. </w:t>
      </w:r>
      <w:del w:id="1398" w:author="Anton Log" w:date="2023-05-10T13:14:00Z">
        <w:r w:rsidDel="00051682">
          <w:delText>Картинки</w:delText>
        </w:r>
      </w:del>
      <w:ins w:id="1399" w:author="Anton Log" w:date="2023-05-10T13:14:00Z">
        <w:r w:rsidR="00051682">
          <w:rPr>
            <w:lang w:val="ru-BY"/>
          </w:rPr>
          <w:t>Изображения</w:t>
        </w:r>
      </w:ins>
      <w:r>
        <w:t xml:space="preserve">, из которых будет состоять </w:t>
      </w:r>
      <w:proofErr w:type="spellStart"/>
      <w:r>
        <w:rPr>
          <w:lang w:val="en-US"/>
        </w:rPr>
        <w:t>Tilemap</w:t>
      </w:r>
      <w:proofErr w:type="spellEnd"/>
      <w:r>
        <w:t xml:space="preserve">, помещаются в </w:t>
      </w:r>
      <w:r>
        <w:rPr>
          <w:lang w:val="en-US"/>
        </w:rPr>
        <w:t>Tile</w:t>
      </w:r>
      <w:r w:rsidRPr="002C157D">
        <w:t xml:space="preserve"> </w:t>
      </w:r>
      <w:del w:id="1400" w:author="AdminNB" w:date="2023-05-10T22:07:00Z">
        <w:r w:rsidDel="003C1A57">
          <w:rPr>
            <w:lang w:val="en-US"/>
          </w:rPr>
          <w:delText>Pallette</w:delText>
        </w:r>
      </w:del>
      <w:ins w:id="1401" w:author="AdminNB" w:date="2023-05-10T22:07:00Z">
        <w:r w:rsidR="003C1A57">
          <w:rPr>
            <w:lang w:val="en-US"/>
          </w:rPr>
          <w:t>Palette</w:t>
        </w:r>
      </w:ins>
      <w:r w:rsidRPr="002C157D">
        <w:t xml:space="preserve"> </w:t>
      </w:r>
      <w:ins w:id="1402" w:author="AdminNB" w:date="2023-05-10T22:07:00Z">
        <w:r w:rsidR="003C1A57">
          <w:t>–</w:t>
        </w:r>
      </w:ins>
      <w:del w:id="1403" w:author="Anton Log" w:date="2023-05-10T13:16:00Z">
        <w:r w:rsidRPr="002C157D" w:rsidDel="00DB1CBD">
          <w:delText>–</w:delText>
        </w:r>
      </w:del>
      <w:r>
        <w:t xml:space="preserve"> инструмент, схожий по смыслу с палитрой и кисточкой. С помощью кисточки можно выбрать спрайт, находящийся в палитре, и начать размещать </w:t>
      </w:r>
      <w:del w:id="1404" w:author="Anton Log" w:date="2023-05-10T13:16:00Z">
        <w:r w:rsidDel="00084FA4">
          <w:delText xml:space="preserve">картинки </w:delText>
        </w:r>
      </w:del>
      <w:ins w:id="1405" w:author="AdminNB" w:date="2023-05-10T22:07:00Z">
        <w:r w:rsidR="00824818">
          <w:t>его</w:t>
        </w:r>
      </w:ins>
      <w:ins w:id="1406" w:author="Anton Log" w:date="2023-05-10T13:16:00Z">
        <w:del w:id="1407" w:author="AdminNB" w:date="2023-05-10T22:07:00Z">
          <w:r w:rsidR="00084FA4" w:rsidDel="00824818">
            <w:rPr>
              <w:lang w:val="ru-BY"/>
            </w:rPr>
            <w:delText>их</w:delText>
          </w:r>
        </w:del>
        <w:r w:rsidR="00084FA4">
          <w:t xml:space="preserve"> </w:t>
        </w:r>
      </w:ins>
      <w:r>
        <w:t xml:space="preserve">внутри сетки. Такой способ разметки упрощает создание уровней и позволяет быстро создавать прототипы при </w:t>
      </w:r>
      <w:del w:id="1408" w:author="AdminNB" w:date="2023-05-10T22:08:00Z">
        <w:r w:rsidDel="007A37E5">
          <w:delText xml:space="preserve">создании </w:delText>
        </w:r>
      </w:del>
      <w:ins w:id="1409" w:author="AdminNB" w:date="2023-05-10T22:08:00Z">
        <w:r w:rsidR="007A37E5">
          <w:t>проектировании</w:t>
        </w:r>
        <w:r w:rsidR="007A37E5">
          <w:t xml:space="preserve"> </w:t>
        </w:r>
      </w:ins>
      <w:r w:rsidRPr="00660E02">
        <w:t>2</w:t>
      </w:r>
      <w:r>
        <w:rPr>
          <w:lang w:val="en-US"/>
        </w:rPr>
        <w:t>D</w:t>
      </w:r>
      <w:r>
        <w:t xml:space="preserve">-миров внутри игры. </w:t>
      </w:r>
    </w:p>
    <w:p w14:paraId="189D3052" w14:textId="69F3A546" w:rsidR="0099048A" w:rsidRPr="001B32BF" w:rsidRDefault="006269E5" w:rsidP="00DF15BB">
      <w:r>
        <w:t xml:space="preserve">Чтобы движок рассчитывал поведение объектов при столкновении с плитками </w:t>
      </w:r>
      <w:proofErr w:type="spellStart"/>
      <w:r>
        <w:rPr>
          <w:lang w:val="en-US"/>
        </w:rPr>
        <w:t>Tilemap</w:t>
      </w:r>
      <w:proofErr w:type="spellEnd"/>
      <w:r>
        <w:t xml:space="preserve">, </w:t>
      </w:r>
      <w:del w:id="1410" w:author="Anton Log" w:date="2023-05-10T13:44:00Z">
        <w:r w:rsidDel="00C2424C">
          <w:delText xml:space="preserve">на карту </w:delText>
        </w:r>
      </w:del>
      <w:r>
        <w:t xml:space="preserve">необходимо добавить компонент </w:t>
      </w:r>
      <w:proofErr w:type="spellStart"/>
      <w:r>
        <w:rPr>
          <w:lang w:val="en-US"/>
        </w:rPr>
        <w:t>Tilemap</w:t>
      </w:r>
      <w:proofErr w:type="spellEnd"/>
      <w:r w:rsidRPr="00193721">
        <w:t xml:space="preserve"> </w:t>
      </w:r>
      <w:r>
        <w:rPr>
          <w:lang w:val="en-US"/>
        </w:rPr>
        <w:t>Collider</w:t>
      </w:r>
      <w:r w:rsidRPr="00193721">
        <w:t xml:space="preserve"> 2</w:t>
      </w:r>
      <w:r>
        <w:rPr>
          <w:lang w:val="en-US"/>
        </w:rPr>
        <w:t>D</w:t>
      </w:r>
      <w:r>
        <w:t xml:space="preserve"> </w:t>
      </w:r>
      <w:del w:id="1411" w:author="Anton Log" w:date="2023-05-10T13:44:00Z">
        <w:r w:rsidDel="00C2424C">
          <w:delText xml:space="preserve">в сочетании </w:delText>
        </w:r>
      </w:del>
      <w:r>
        <w:t>с</w:t>
      </w:r>
      <w:r w:rsidRPr="003A07D2">
        <w:t xml:space="preserve"> </w:t>
      </w:r>
      <w:r>
        <w:rPr>
          <w:lang w:val="en-US"/>
        </w:rPr>
        <w:t>Composite</w:t>
      </w:r>
      <w:r w:rsidRPr="003A07D2">
        <w:t xml:space="preserve"> </w:t>
      </w:r>
      <w:r>
        <w:rPr>
          <w:lang w:val="en-US"/>
        </w:rPr>
        <w:t>Collider</w:t>
      </w:r>
      <w:r w:rsidRPr="003A07D2">
        <w:t xml:space="preserve"> 2</w:t>
      </w:r>
      <w:r>
        <w:rPr>
          <w:lang w:val="en-US"/>
        </w:rPr>
        <w:t>D</w:t>
      </w:r>
      <w:r>
        <w:t>, который объединит все картинки в одну форму, если спрайты наход</w:t>
      </w:r>
      <w:r w:rsidR="00DF15BB">
        <w:t>ятся в соседних ячейках сетки.</w:t>
      </w:r>
      <w:del w:id="1412" w:author="AdminNB" w:date="2023-05-10T22:09:00Z">
        <w:r w:rsidR="00DF15BB" w:rsidDel="004F07E4">
          <w:delText xml:space="preserve"> </w:delText>
        </w:r>
      </w:del>
    </w:p>
    <w:p w14:paraId="5DFD8274" w14:textId="77777777" w:rsidR="006B596F" w:rsidRDefault="0099048A" w:rsidP="003F69A1">
      <w:pPr>
        <w:rPr>
          <w:ins w:id="1413" w:author="Anton Log" w:date="2023-05-10T13:46:00Z"/>
        </w:rPr>
      </w:pPr>
      <w:del w:id="1414" w:author="Anton Log" w:date="2023-05-10T13:44:00Z">
        <w:r w:rsidDel="00C2424C">
          <w:tab/>
        </w:r>
      </w:del>
      <w:r>
        <w:t xml:space="preserve">Для бесконечного бега персонажа в направлении оси </w:t>
      </w:r>
      <w:r>
        <w:rPr>
          <w:lang w:val="en-US"/>
        </w:rPr>
        <w:t>X</w:t>
      </w:r>
      <w:r>
        <w:t xml:space="preserve"> требуется наличие бесконечно длинного пола, по которому </w:t>
      </w:r>
      <w:del w:id="1415" w:author="Anton Log" w:date="2023-05-10T13:45:00Z">
        <w:r w:rsidDel="006B596F">
          <w:delText>игрок передвигается</w:delText>
        </w:r>
      </w:del>
      <w:ins w:id="1416" w:author="Anton Log" w:date="2023-05-10T13:45:00Z">
        <w:r w:rsidR="006B596F">
          <w:rPr>
            <w:lang w:val="ru-BY"/>
          </w:rPr>
          <w:t>он будет передвигаться</w:t>
        </w:r>
      </w:ins>
      <w:r>
        <w:t>.</w:t>
      </w:r>
      <w:r w:rsidR="005D2D25">
        <w:t xml:space="preserve"> Земля в игре создается с помощью компонента</w:t>
      </w:r>
      <w:r w:rsidRPr="000F3530">
        <w:rPr>
          <w:color w:val="FF0000"/>
        </w:rPr>
        <w:t xml:space="preserve"> </w:t>
      </w:r>
      <w:proofErr w:type="spellStart"/>
      <w:r w:rsidRPr="005D2D25">
        <w:rPr>
          <w:lang w:val="en-US"/>
        </w:rPr>
        <w:t>Tilemap</w:t>
      </w:r>
      <w:proofErr w:type="spellEnd"/>
      <w:r w:rsidRPr="005D2D25">
        <w:t xml:space="preserve"> </w:t>
      </w:r>
      <w:r w:rsidR="005D2D25" w:rsidRPr="005D2D25">
        <w:t>повторяющимися изображениями</w:t>
      </w:r>
      <w:r w:rsidRPr="005D2D25">
        <w:t xml:space="preserve">. </w:t>
      </w:r>
    </w:p>
    <w:p w14:paraId="1F38AEA2" w14:textId="7FD2C78C" w:rsidR="0099048A" w:rsidDel="006B596F" w:rsidRDefault="0099048A">
      <w:pPr>
        <w:rPr>
          <w:del w:id="1417" w:author="Anton Log" w:date="2023-05-10T13:46:00Z"/>
        </w:rPr>
        <w:pPrChange w:id="1418" w:author="Anton Log" w:date="2023-05-10T13:51:00Z">
          <w:pPr>
            <w:ind w:firstLine="0"/>
          </w:pPr>
        </w:pPrChange>
      </w:pPr>
      <w:r w:rsidRPr="007214B8">
        <w:t xml:space="preserve">Создать карту </w:t>
      </w:r>
      <w:r w:rsidR="005D2D25" w:rsidRPr="007214B8">
        <w:t xml:space="preserve">большой </w:t>
      </w:r>
      <w:r w:rsidRPr="007214B8">
        <w:t xml:space="preserve">длины </w:t>
      </w:r>
      <w:ins w:id="1419" w:author="AdminNB" w:date="2023-05-10T22:09:00Z">
        <w:r w:rsidR="004F07E4">
          <w:t xml:space="preserve">– </w:t>
        </w:r>
      </w:ins>
      <w:del w:id="1420" w:author="Anton Log" w:date="2023-05-10T13:46:00Z">
        <w:r w:rsidRPr="007214B8" w:rsidDel="006B596F">
          <w:delText xml:space="preserve">было бы </w:delText>
        </w:r>
      </w:del>
      <w:r w:rsidRPr="007214B8">
        <w:t xml:space="preserve">непроизводительно и неэффективно, потому что отображаться в это время на экране будет </w:t>
      </w:r>
      <w:r w:rsidR="005D2D25" w:rsidRPr="007214B8">
        <w:t>малая</w:t>
      </w:r>
      <w:r w:rsidRPr="007214B8">
        <w:t xml:space="preserve"> часть от всей сетки.</w:t>
      </w:r>
      <w:ins w:id="1421" w:author="Anton Log" w:date="2023-05-10T13:46:00Z">
        <w:r w:rsidR="006B596F">
          <w:rPr>
            <w:lang w:val="ru-BY"/>
          </w:rPr>
          <w:t xml:space="preserve"> </w:t>
        </w:r>
      </w:ins>
      <w:del w:id="1422" w:author="Anton Log" w:date="2023-05-10T13:46:00Z">
        <w:r w:rsidRPr="007214B8" w:rsidDel="006B596F">
          <w:delText xml:space="preserve"> </w:delText>
        </w:r>
      </w:del>
    </w:p>
    <w:p w14:paraId="7AAC6179" w14:textId="4066D31E" w:rsidR="00FE6A68" w:rsidRDefault="004C5575" w:rsidP="006B596F">
      <w:r w:rsidRPr="008539F3">
        <w:t xml:space="preserve">Данная проблема решается созданием </w:t>
      </w:r>
      <w:del w:id="1423" w:author="Anton Log" w:date="2023-05-10T13:52:00Z">
        <w:r w:rsidRPr="008539F3" w:rsidDel="004D39F2">
          <w:delText xml:space="preserve">нового </w:delText>
        </w:r>
      </w:del>
      <w:ins w:id="1424" w:author="Anton Log" w:date="2023-05-10T13:52:00Z">
        <w:r w:rsidR="004D39F2" w:rsidRPr="008539F3">
          <w:t>нов</w:t>
        </w:r>
        <w:r w:rsidR="004D39F2">
          <w:rPr>
            <w:lang w:val="ru-BY"/>
          </w:rPr>
          <w:t>ых</w:t>
        </w:r>
        <w:r w:rsidR="004D39F2" w:rsidRPr="008539F3">
          <w:t xml:space="preserve"> </w:t>
        </w:r>
      </w:ins>
      <w:r w:rsidRPr="008539F3">
        <w:t>спрайт</w:t>
      </w:r>
      <w:ins w:id="1425" w:author="Anton Log" w:date="2023-05-10T13:52:00Z">
        <w:r w:rsidR="004D39F2">
          <w:rPr>
            <w:lang w:val="ru-BY"/>
          </w:rPr>
          <w:t>ов</w:t>
        </w:r>
      </w:ins>
      <w:del w:id="1426" w:author="Anton Log" w:date="2023-05-10T13:52:00Z">
        <w:r w:rsidRPr="008539F3" w:rsidDel="004D39F2">
          <w:delText>а</w:delText>
        </w:r>
      </w:del>
      <w:r w:rsidRPr="008539F3">
        <w:t xml:space="preserve"> земли на некотором расстоянии перед игроком при каждой смене кадра и удалении ненужных, вышедши</w:t>
      </w:r>
      <w:r w:rsidR="00DF0276" w:rsidRPr="008539F3">
        <w:t>х</w:t>
      </w:r>
      <w:r w:rsidRPr="008539F3">
        <w:t xml:space="preserve"> за пределы камеры.</w:t>
      </w:r>
      <w:r w:rsidR="008539F3">
        <w:t xml:space="preserve"> </w:t>
      </w:r>
      <w:r w:rsidR="001C6819">
        <w:t>Для этого берется положение правой границы видимости главной камеры, следящей за движением игрока</w:t>
      </w:r>
      <w:r w:rsidR="00482E23">
        <w:t>.</w:t>
      </w:r>
      <w:r w:rsidR="008C4866">
        <w:t xml:space="preserve"> </w:t>
      </w:r>
      <w:r w:rsidR="001A2412">
        <w:t>Затем прибавляет</w:t>
      </w:r>
      <w:r w:rsidR="00613C80">
        <w:t>с</w:t>
      </w:r>
      <w:r w:rsidR="001A2412">
        <w:t>я</w:t>
      </w:r>
      <w:r w:rsidR="001C6819">
        <w:t xml:space="preserve"> некоторое расстояние по координате </w:t>
      </w:r>
      <w:del w:id="1427" w:author="Anton Log" w:date="2023-05-10T13:52:00Z">
        <w:r w:rsidR="001C6819" w:rsidDel="0095359B">
          <w:rPr>
            <w:lang w:val="en-US"/>
          </w:rPr>
          <w:delText>x</w:delText>
        </w:r>
        <w:r w:rsidR="001C6819" w:rsidDel="0095359B">
          <w:delText xml:space="preserve"> </w:delText>
        </w:r>
      </w:del>
      <w:ins w:id="1428" w:author="Anton Log" w:date="2023-05-10T13:52:00Z">
        <w:r w:rsidR="0095359B">
          <w:rPr>
            <w:lang w:val="en-US"/>
          </w:rPr>
          <w:t>X</w:t>
        </w:r>
        <w:r w:rsidR="0095359B">
          <w:t xml:space="preserve"> </w:t>
        </w:r>
      </w:ins>
      <w:r w:rsidR="001C6819">
        <w:t>к координатам границы</w:t>
      </w:r>
      <w:r w:rsidR="001A2412">
        <w:t>, чтоб</w:t>
      </w:r>
      <w:r w:rsidR="001A2412" w:rsidRPr="00764827">
        <w:t xml:space="preserve">ы появление новых </w:t>
      </w:r>
      <w:r w:rsidR="00764827" w:rsidRPr="00764827">
        <w:t>спрайтов</w:t>
      </w:r>
      <w:r w:rsidR="001A2412" w:rsidRPr="00764827">
        <w:t xml:space="preserve"> </w:t>
      </w:r>
      <w:r w:rsidR="001A2412">
        <w:t>происходило за кадром.</w:t>
      </w:r>
      <w:r w:rsidR="008D6CDB">
        <w:t xml:space="preserve"> И</w:t>
      </w:r>
      <w:r w:rsidR="004E5ED3">
        <w:t xml:space="preserve">, </w:t>
      </w:r>
      <w:r w:rsidR="008D6CDB">
        <w:t>наконец,</w:t>
      </w:r>
      <w:r w:rsidR="004E5ED3">
        <w:t xml:space="preserve"> </w:t>
      </w:r>
      <w:r w:rsidR="008D6CDB">
        <w:t>п</w:t>
      </w:r>
      <w:r w:rsidR="001C6819">
        <w:t>ереведя полученный двумерный вектор в координаты сетки, устанавливается новый спрайт земли.</w:t>
      </w:r>
      <w:r w:rsidR="00F72C2C">
        <w:t xml:space="preserve"> Все спрайты, вышедшие </w:t>
      </w:r>
      <w:r w:rsidR="00F72C2C">
        <w:lastRenderedPageBreak/>
        <w:t>за левую границу области видимости</w:t>
      </w:r>
      <w:ins w:id="1429" w:author="Anton Log" w:date="2023-05-10T13:53:00Z">
        <w:r w:rsidR="0051186B" w:rsidRPr="0051186B">
          <w:rPr>
            <w:rPrChange w:id="1430" w:author="Anton Log" w:date="2023-05-10T13:53:00Z">
              <w:rPr>
                <w:lang w:val="en-US"/>
              </w:rPr>
            </w:rPrChange>
          </w:rPr>
          <w:t xml:space="preserve"> </w:t>
        </w:r>
      </w:ins>
      <w:del w:id="1431" w:author="Anton Log" w:date="2023-05-10T13:53:00Z">
        <w:r w:rsidR="00F72C2C" w:rsidDel="0051186B">
          <w:delText xml:space="preserve">, впоследствии </w:delText>
        </w:r>
      </w:del>
      <w:r w:rsidR="00F72C2C">
        <w:t>удаляются</w:t>
      </w:r>
      <w:ins w:id="1432" w:author="Anton Log" w:date="2023-05-10T13:53:00Z">
        <w:r w:rsidR="0051186B">
          <w:rPr>
            <w:lang w:val="ru-BY"/>
          </w:rPr>
          <w:t xml:space="preserve">: устанавливается </w:t>
        </w:r>
      </w:ins>
      <w:del w:id="1433" w:author="Anton Log" w:date="2023-05-10T13:53:00Z">
        <w:r w:rsidR="00F72C2C" w:rsidDel="0051186B">
          <w:delText xml:space="preserve">, установив </w:delText>
        </w:r>
      </w:del>
      <w:r w:rsidR="00F72C2C">
        <w:t>нулевое значение на месте ненужных спрайтов.</w:t>
      </w:r>
      <w:del w:id="1434" w:author="Anton Log" w:date="2023-05-10T13:53:00Z">
        <w:r w:rsidR="00F72C2C" w:rsidDel="0051186B">
          <w:delText xml:space="preserve"> </w:delText>
        </w:r>
      </w:del>
    </w:p>
    <w:p w14:paraId="7C91733F" w14:textId="6EA6F75C" w:rsidR="00D51BA8" w:rsidRDefault="00D51BA8" w:rsidP="000772EE">
      <w:r>
        <w:t>Пример создания новых спрайтов земли и</w:t>
      </w:r>
      <w:r w:rsidR="000F2037">
        <w:t xml:space="preserve"> удаление н</w:t>
      </w:r>
      <w:r>
        <w:t>енужных продемонстрировано листингом 2.7</w:t>
      </w:r>
      <w:ins w:id="1435" w:author="AdminNB" w:date="2023-05-10T22:11:00Z">
        <w:r w:rsidR="00AF6E7B" w:rsidRPr="005F3436">
          <w:t>.</w:t>
        </w:r>
      </w:ins>
      <w:del w:id="1436" w:author="AdminNB" w:date="2023-05-10T22:11:00Z">
        <w:r w:rsidDel="0047753C">
          <w:delText>:</w:delText>
        </w:r>
      </w:del>
    </w:p>
    <w:p w14:paraId="3A3A6E57" w14:textId="2EE5F1CC" w:rsidR="00D51BA8" w:rsidRPr="00536A81" w:rsidRDefault="00D51BA8" w:rsidP="00536A81">
      <w:pPr>
        <w:pStyle w:val="afffd"/>
      </w:pPr>
      <w:r>
        <w:t>Листинг 2.7 – Создание новых спрайтов земли и удаление ненужных</w:t>
      </w:r>
    </w:p>
    <w:p w14:paraId="42244D1A" w14:textId="39C1543B" w:rsidR="00FE6A68" w:rsidRPr="00CC4CB0" w:rsidRDefault="00FE6A68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1437" w:author="Anton Log" w:date="2023-05-10T13:54:00Z">
          <w:pPr>
            <w:pStyle w:val="aff7"/>
            <w:ind w:left="720"/>
          </w:pPr>
        </w:pPrChange>
      </w:pPr>
      <w:proofErr w:type="spellStart"/>
      <w:proofErr w:type="gramStart"/>
      <w:r w:rsidRPr="00CC4CB0">
        <w:rPr>
          <w:lang w:val="en-US"/>
          <w:rPrChange w:id="1438" w:author="Anton Log" w:date="2023-05-10T17:27:00Z">
            <w:rPr>
              <w:color w:val="0000FF"/>
              <w:lang w:val="en-US"/>
            </w:rPr>
          </w:rPrChange>
        </w:rPr>
        <w:t>int</w:t>
      </w:r>
      <w:proofErr w:type="spellEnd"/>
      <w:proofErr w:type="gramEnd"/>
      <w:r w:rsidRPr="00CC4CB0">
        <w:rPr>
          <w:lang w:val="en-US"/>
        </w:rPr>
        <w:t xml:space="preserve"> </w:t>
      </w:r>
      <w:proofErr w:type="spellStart"/>
      <w:r w:rsidRPr="00CC4CB0">
        <w:rPr>
          <w:lang w:val="en-US"/>
        </w:rPr>
        <w:t>cameraLeftPosition</w:t>
      </w:r>
      <w:proofErr w:type="spellEnd"/>
      <w:r w:rsidRPr="00CC4CB0">
        <w:rPr>
          <w:lang w:val="en-US"/>
        </w:rPr>
        <w:t xml:space="preserve"> = (</w:t>
      </w:r>
      <w:proofErr w:type="spellStart"/>
      <w:r w:rsidRPr="00CC4CB0">
        <w:rPr>
          <w:lang w:val="en-US"/>
          <w:rPrChange w:id="1439" w:author="Anton Log" w:date="2023-05-10T17:27:00Z">
            <w:rPr>
              <w:color w:val="0000FF"/>
              <w:lang w:val="en-US"/>
            </w:rPr>
          </w:rPrChange>
        </w:rPr>
        <w:t>int</w:t>
      </w:r>
      <w:proofErr w:type="spellEnd"/>
      <w:r w:rsidRPr="00CC4CB0">
        <w:rPr>
          <w:lang w:val="en-US"/>
        </w:rPr>
        <w:t>)</w:t>
      </w:r>
      <w:proofErr w:type="spellStart"/>
      <w:r w:rsidRPr="00CC4CB0">
        <w:rPr>
          <w:lang w:val="en-US"/>
        </w:rPr>
        <w:t>Camera.main.ViewportToWorldPoint</w:t>
      </w:r>
      <w:proofErr w:type="spellEnd"/>
      <w:r w:rsidRPr="00CC4CB0">
        <w:rPr>
          <w:lang w:val="en-US"/>
        </w:rPr>
        <w:t>(Vector3Int.left).x - 3;</w:t>
      </w:r>
    </w:p>
    <w:p w14:paraId="05AEB8E3" w14:textId="77777777" w:rsidR="00FE6A68" w:rsidRPr="00CC4CB0" w:rsidRDefault="00FE6A68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1440" w:author="Anton Log" w:date="2023-05-10T13:54:00Z">
          <w:pPr>
            <w:pStyle w:val="aff7"/>
            <w:ind w:left="720"/>
          </w:pPr>
        </w:pPrChange>
      </w:pPr>
    </w:p>
    <w:p w14:paraId="1AF79929" w14:textId="5ACB4236" w:rsidR="00FE6A68" w:rsidRPr="00CC4CB0" w:rsidRDefault="00823508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1441" w:author="Anton Log" w:date="2023-05-10T13:54:00Z">
          <w:pPr>
            <w:pStyle w:val="aff7"/>
            <w:ind w:left="720"/>
          </w:pPr>
        </w:pPrChange>
      </w:pPr>
      <w:del w:id="1442" w:author="Anton Log" w:date="2023-05-10T13:54:00Z">
        <w:r w:rsidRPr="00CC4CB0" w:rsidDel="00611445">
          <w:rPr>
            <w:lang w:val="en-US"/>
          </w:rPr>
          <w:tab/>
        </w:r>
      </w:del>
      <w:proofErr w:type="spellStart"/>
      <w:proofErr w:type="gramStart"/>
      <w:r w:rsidR="00FE6A68" w:rsidRPr="00CC4CB0">
        <w:rPr>
          <w:lang w:val="en-US"/>
        </w:rPr>
        <w:t>cameraRightPosition</w:t>
      </w:r>
      <w:proofErr w:type="spellEnd"/>
      <w:proofErr w:type="gramEnd"/>
      <w:r w:rsidR="00FE6A68" w:rsidRPr="00CC4CB0">
        <w:rPr>
          <w:lang w:val="en-US"/>
        </w:rPr>
        <w:t xml:space="preserve"> = (</w:t>
      </w:r>
      <w:proofErr w:type="spellStart"/>
      <w:r w:rsidR="00FE6A68" w:rsidRPr="00CC4CB0">
        <w:rPr>
          <w:lang w:val="en-US"/>
          <w:rPrChange w:id="1443" w:author="Anton Log" w:date="2023-05-10T17:27:00Z">
            <w:rPr>
              <w:color w:val="0000FF"/>
              <w:lang w:val="en-US"/>
            </w:rPr>
          </w:rPrChange>
        </w:rPr>
        <w:t>int</w:t>
      </w:r>
      <w:proofErr w:type="spellEnd"/>
      <w:r w:rsidR="00FE6A68" w:rsidRPr="00CC4CB0">
        <w:rPr>
          <w:lang w:val="en-US"/>
        </w:rPr>
        <w:t>)</w:t>
      </w:r>
      <w:proofErr w:type="spellStart"/>
      <w:r w:rsidR="00FE6A68" w:rsidRPr="00CC4CB0">
        <w:rPr>
          <w:lang w:val="en-US"/>
        </w:rPr>
        <w:t>Camera.main.ViewportToWorldPoint</w:t>
      </w:r>
      <w:proofErr w:type="spellEnd"/>
      <w:r w:rsidR="00FE6A68" w:rsidRPr="00CC4CB0">
        <w:rPr>
          <w:lang w:val="en-US"/>
        </w:rPr>
        <w:t>(Vector3Int.right).x + 2;</w:t>
      </w:r>
    </w:p>
    <w:p w14:paraId="27BB7251" w14:textId="77777777" w:rsidR="00FE6A68" w:rsidRPr="00CC4CB0" w:rsidDel="00611445" w:rsidRDefault="00FE6A68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del w:id="1444" w:author="Anton Log" w:date="2023-05-10T13:55:00Z"/>
          <w:lang w:val="en-US"/>
        </w:rPr>
        <w:pPrChange w:id="1445" w:author="Anton Log" w:date="2023-05-10T13:54:00Z">
          <w:pPr>
            <w:pStyle w:val="aff7"/>
            <w:ind w:left="720"/>
          </w:pPr>
        </w:pPrChange>
      </w:pPr>
    </w:p>
    <w:p w14:paraId="4AC4DC3F" w14:textId="0075B786" w:rsidR="00FE6A68" w:rsidRPr="00CC4CB0" w:rsidRDefault="00FE6A68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rPr>
          <w:lang w:val="en-US"/>
        </w:rPr>
        <w:pPrChange w:id="1446" w:author="Anton Log" w:date="2023-05-10T13:55:00Z">
          <w:pPr>
            <w:pStyle w:val="aff7"/>
            <w:ind w:left="720"/>
          </w:pPr>
        </w:pPrChange>
      </w:pPr>
    </w:p>
    <w:p w14:paraId="7D4243D6" w14:textId="05A88C6E" w:rsidR="00FE6A68" w:rsidRPr="00CC4CB0" w:rsidRDefault="00FE6A68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1447" w:author="Anton Log" w:date="2023-05-10T13:54:00Z">
          <w:pPr>
            <w:pStyle w:val="aff7"/>
            <w:ind w:left="720"/>
          </w:pPr>
        </w:pPrChange>
      </w:pPr>
      <w:proofErr w:type="gramStart"/>
      <w:r w:rsidRPr="00CC4CB0">
        <w:rPr>
          <w:lang w:val="en-US"/>
          <w:rPrChange w:id="1448" w:author="Anton Log" w:date="2023-05-10T17:27:00Z">
            <w:rPr>
              <w:color w:val="0000FF"/>
              <w:lang w:val="en-US"/>
            </w:rPr>
          </w:rPrChange>
        </w:rPr>
        <w:t>for</w:t>
      </w:r>
      <w:proofErr w:type="gramEnd"/>
      <w:r w:rsidRPr="00CC4CB0">
        <w:rPr>
          <w:lang w:val="en-US"/>
        </w:rPr>
        <w:t xml:space="preserve"> (</w:t>
      </w:r>
      <w:proofErr w:type="spellStart"/>
      <w:r w:rsidRPr="00CC4CB0">
        <w:rPr>
          <w:lang w:val="en-US"/>
          <w:rPrChange w:id="1449" w:author="Anton Log" w:date="2023-05-10T17:27:00Z">
            <w:rPr>
              <w:color w:val="0000FF"/>
              <w:lang w:val="en-US"/>
            </w:rPr>
          </w:rPrChange>
        </w:rPr>
        <w:t>int</w:t>
      </w:r>
      <w:proofErr w:type="spellEnd"/>
      <w:r w:rsidRPr="00CC4CB0">
        <w:rPr>
          <w:lang w:val="en-US"/>
        </w:rPr>
        <w:t xml:space="preserve"> </w:t>
      </w:r>
      <w:proofErr w:type="spellStart"/>
      <w:r w:rsidRPr="00CC4CB0">
        <w:rPr>
          <w:lang w:val="en-US"/>
        </w:rPr>
        <w:t>i</w:t>
      </w:r>
      <w:proofErr w:type="spellEnd"/>
      <w:r w:rsidRPr="00CC4CB0">
        <w:rPr>
          <w:lang w:val="en-US"/>
        </w:rPr>
        <w:t xml:space="preserve"> = -2; </w:t>
      </w:r>
      <w:proofErr w:type="spellStart"/>
      <w:r w:rsidRPr="00CC4CB0">
        <w:rPr>
          <w:lang w:val="en-US"/>
        </w:rPr>
        <w:t>i</w:t>
      </w:r>
      <w:proofErr w:type="spellEnd"/>
      <w:r w:rsidRPr="00CC4CB0">
        <w:rPr>
          <w:lang w:val="en-US"/>
        </w:rPr>
        <w:t xml:space="preserve"> &lt; </w:t>
      </w:r>
      <w:proofErr w:type="spellStart"/>
      <w:r w:rsidRPr="00CC4CB0">
        <w:rPr>
          <w:lang w:val="en-US"/>
        </w:rPr>
        <w:t>cameraTopPosition</w:t>
      </w:r>
      <w:proofErr w:type="spellEnd"/>
      <w:r w:rsidRPr="00CC4CB0">
        <w:rPr>
          <w:lang w:val="en-US"/>
        </w:rPr>
        <w:t xml:space="preserve">; </w:t>
      </w:r>
      <w:proofErr w:type="spellStart"/>
      <w:r w:rsidRPr="00CC4CB0">
        <w:rPr>
          <w:lang w:val="en-US"/>
        </w:rPr>
        <w:t>i</w:t>
      </w:r>
      <w:proofErr w:type="spellEnd"/>
      <w:r w:rsidRPr="00CC4CB0">
        <w:rPr>
          <w:lang w:val="en-US"/>
        </w:rPr>
        <w:t>++)</w:t>
      </w:r>
    </w:p>
    <w:p w14:paraId="7231589B" w14:textId="11F6DBB1" w:rsidR="00FE6A68" w:rsidRPr="00CC4CB0" w:rsidRDefault="00FE6A68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1450" w:author="Anton Log" w:date="2023-05-10T13:54:00Z">
          <w:pPr>
            <w:pStyle w:val="aff7"/>
            <w:ind w:left="720"/>
          </w:pPr>
        </w:pPrChange>
      </w:pPr>
      <w:r w:rsidRPr="00CC4CB0">
        <w:rPr>
          <w:lang w:val="en-US"/>
        </w:rPr>
        <w:t>{</w:t>
      </w:r>
    </w:p>
    <w:p w14:paraId="4BBC733A" w14:textId="77777777" w:rsidR="00611445" w:rsidRDefault="00611445" w:rsidP="00611445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ins w:id="1451" w:author="Anton Log" w:date="2023-05-10T13:55:00Z"/>
          <w:lang w:val="en-US"/>
        </w:rPr>
      </w:pPr>
      <w:ins w:id="1452" w:author="Anton Log" w:date="2023-05-10T13:55:00Z">
        <w:r>
          <w:rPr>
            <w:lang w:val="ru-BY"/>
          </w:rPr>
          <w:t xml:space="preserve">  </w:t>
        </w:r>
      </w:ins>
      <w:del w:id="1453" w:author="Anton Log" w:date="2023-05-10T13:54:00Z">
        <w:r w:rsidR="00823508" w:rsidRPr="00611445" w:rsidDel="00611445">
          <w:rPr>
            <w:lang w:val="en-US"/>
          </w:rPr>
          <w:tab/>
        </w:r>
      </w:del>
      <w:proofErr w:type="spellStart"/>
      <w:proofErr w:type="gramStart"/>
      <w:r w:rsidR="00FE6A68" w:rsidRPr="00611445">
        <w:rPr>
          <w:lang w:val="en-US"/>
        </w:rPr>
        <w:t>tilemap.SetTile</w:t>
      </w:r>
      <w:proofErr w:type="spellEnd"/>
      <w:r w:rsidR="00FE6A68" w:rsidRPr="00611445">
        <w:rPr>
          <w:lang w:val="en-US"/>
        </w:rPr>
        <w:t>(</w:t>
      </w:r>
      <w:proofErr w:type="spellStart"/>
      <w:proofErr w:type="gramEnd"/>
      <w:r w:rsidR="00FE6A68" w:rsidRPr="00611445">
        <w:rPr>
          <w:lang w:val="en-US"/>
        </w:rPr>
        <w:t>tilemap.WorldToCell</w:t>
      </w:r>
      <w:proofErr w:type="spellEnd"/>
      <w:r w:rsidR="00FE6A68" w:rsidRPr="00611445">
        <w:rPr>
          <w:lang w:val="en-US"/>
        </w:rPr>
        <w:t>(</w:t>
      </w:r>
    </w:p>
    <w:p w14:paraId="2BD44685" w14:textId="77777777" w:rsidR="00611445" w:rsidRDefault="00611445" w:rsidP="00611445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ins w:id="1454" w:author="Anton Log" w:date="2023-05-10T13:55:00Z"/>
          <w:lang w:val="en-US"/>
        </w:rPr>
      </w:pPr>
      <w:ins w:id="1455" w:author="Anton Log" w:date="2023-05-10T13:55:00Z">
        <w:r>
          <w:rPr>
            <w:lang w:val="ru-BY"/>
          </w:rPr>
          <w:t xml:space="preserve">    </w:t>
        </w:r>
      </w:ins>
      <w:proofErr w:type="gramStart"/>
      <w:r w:rsidR="00FE6A68" w:rsidRPr="00611445">
        <w:rPr>
          <w:lang w:val="en-US"/>
          <w:rPrChange w:id="1456" w:author="Anton Log" w:date="2023-05-10T13:54:00Z">
            <w:rPr>
              <w:color w:val="0000FF"/>
              <w:lang w:val="en-US"/>
            </w:rPr>
          </w:rPrChange>
        </w:rPr>
        <w:t>new</w:t>
      </w:r>
      <w:proofErr w:type="gramEnd"/>
      <w:r w:rsidR="00FE6A68" w:rsidRPr="00611445">
        <w:rPr>
          <w:lang w:val="en-US"/>
        </w:rPr>
        <w:t xml:space="preserve"> Vector3Int(</w:t>
      </w:r>
      <w:proofErr w:type="spellStart"/>
      <w:r w:rsidR="00FE6A68" w:rsidRPr="00611445">
        <w:rPr>
          <w:lang w:val="en-US"/>
        </w:rPr>
        <w:t>cameraLeftPosition</w:t>
      </w:r>
      <w:proofErr w:type="spellEnd"/>
      <w:r w:rsidR="00FE6A68" w:rsidRPr="00611445">
        <w:rPr>
          <w:lang w:val="en-US"/>
        </w:rPr>
        <w:t xml:space="preserve">, </w:t>
      </w:r>
      <w:proofErr w:type="spellStart"/>
      <w:r w:rsidR="00FE6A68" w:rsidRPr="00611445">
        <w:rPr>
          <w:lang w:val="en-US"/>
        </w:rPr>
        <w:t>i</w:t>
      </w:r>
      <w:proofErr w:type="spellEnd"/>
      <w:r w:rsidR="00FE6A68" w:rsidRPr="00611445">
        <w:rPr>
          <w:lang w:val="en-US"/>
        </w:rPr>
        <w:t>, 0)</w:t>
      </w:r>
    </w:p>
    <w:p w14:paraId="6A2139DA" w14:textId="7D616DDA" w:rsidR="00FE6A68" w:rsidRPr="00611445" w:rsidRDefault="00611445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1457" w:author="Anton Log" w:date="2023-05-10T13:54:00Z">
          <w:pPr>
            <w:pStyle w:val="aff7"/>
            <w:ind w:left="720"/>
          </w:pPr>
        </w:pPrChange>
      </w:pPr>
      <w:ins w:id="1458" w:author="Anton Log" w:date="2023-05-10T13:55:00Z">
        <w:r>
          <w:rPr>
            <w:lang w:val="ru-BY"/>
          </w:rPr>
          <w:t xml:space="preserve">  </w:t>
        </w:r>
      </w:ins>
      <w:r w:rsidR="00FE6A68" w:rsidRPr="00611445">
        <w:rPr>
          <w:lang w:val="en-US"/>
        </w:rPr>
        <w:t xml:space="preserve">), </w:t>
      </w:r>
      <w:r w:rsidR="00FE6A68" w:rsidRPr="00611445">
        <w:rPr>
          <w:lang w:val="en-US"/>
          <w:rPrChange w:id="1459" w:author="Anton Log" w:date="2023-05-10T13:54:00Z">
            <w:rPr>
              <w:color w:val="0000FF"/>
              <w:lang w:val="en-US"/>
            </w:rPr>
          </w:rPrChange>
        </w:rPr>
        <w:t>null</w:t>
      </w:r>
      <w:r w:rsidR="00FE6A68" w:rsidRPr="00611445">
        <w:rPr>
          <w:lang w:val="en-US"/>
        </w:rPr>
        <w:t>);</w:t>
      </w:r>
    </w:p>
    <w:p w14:paraId="64D810BE" w14:textId="3F61F385" w:rsidR="00611445" w:rsidRPr="00CC4CB0" w:rsidRDefault="00FE6A68" w:rsidP="00611445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ins w:id="1460" w:author="Anton Log" w:date="2023-05-10T13:55:00Z"/>
          <w:lang w:val="en-US"/>
          <w:rPrChange w:id="1461" w:author="Anton Log" w:date="2023-05-10T17:27:00Z">
            <w:rPr>
              <w:ins w:id="1462" w:author="Anton Log" w:date="2023-05-10T13:55:00Z"/>
            </w:rPr>
          </w:rPrChange>
        </w:rPr>
      </w:pPr>
      <w:r w:rsidRPr="00CC4CB0">
        <w:rPr>
          <w:lang w:val="en-US"/>
        </w:rPr>
        <w:t>}</w:t>
      </w:r>
    </w:p>
    <w:p w14:paraId="2B74EFDD" w14:textId="77777777" w:rsidR="00A85497" w:rsidRPr="00CC4CB0" w:rsidRDefault="00A85497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rPr>
          <w:lang w:val="en-US"/>
        </w:rPr>
        <w:pPrChange w:id="1463" w:author="Anton Log" w:date="2023-05-10T13:55:00Z">
          <w:pPr>
            <w:pStyle w:val="aff7"/>
            <w:ind w:left="720"/>
          </w:pPr>
        </w:pPrChange>
      </w:pPr>
    </w:p>
    <w:p w14:paraId="2297766A" w14:textId="77777777" w:rsidR="00611445" w:rsidRDefault="00FE6A68" w:rsidP="00611445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ins w:id="1464" w:author="Anton Log" w:date="2023-05-10T13:55:00Z"/>
          <w:lang w:val="en-US"/>
        </w:rPr>
      </w:pPr>
      <w:proofErr w:type="spellStart"/>
      <w:proofErr w:type="gramStart"/>
      <w:r w:rsidRPr="00611445">
        <w:rPr>
          <w:lang w:val="en-US"/>
        </w:rPr>
        <w:t>tilemap.SetTile</w:t>
      </w:r>
      <w:proofErr w:type="spellEnd"/>
      <w:r w:rsidRPr="00611445">
        <w:rPr>
          <w:lang w:val="en-US"/>
        </w:rPr>
        <w:t>(</w:t>
      </w:r>
      <w:proofErr w:type="spellStart"/>
      <w:proofErr w:type="gramEnd"/>
      <w:r w:rsidRPr="00611445">
        <w:rPr>
          <w:lang w:val="en-US"/>
        </w:rPr>
        <w:t>tilemap.WorldToCell</w:t>
      </w:r>
      <w:proofErr w:type="spellEnd"/>
      <w:r w:rsidRPr="00611445">
        <w:rPr>
          <w:lang w:val="en-US"/>
        </w:rPr>
        <w:t>(</w:t>
      </w:r>
    </w:p>
    <w:p w14:paraId="646F7EB0" w14:textId="77777777" w:rsidR="00611445" w:rsidRPr="00CC4CB0" w:rsidRDefault="00611445" w:rsidP="00611445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ins w:id="1465" w:author="Anton Log" w:date="2023-05-10T13:55:00Z"/>
          <w:rPrChange w:id="1466" w:author="Anton Log" w:date="2023-05-10T17:27:00Z">
            <w:rPr>
              <w:ins w:id="1467" w:author="Anton Log" w:date="2023-05-10T13:55:00Z"/>
              <w:lang w:val="en-US"/>
            </w:rPr>
          </w:rPrChange>
        </w:rPr>
      </w:pPr>
      <w:ins w:id="1468" w:author="Anton Log" w:date="2023-05-10T13:55:00Z">
        <w:r>
          <w:rPr>
            <w:lang w:val="ru-BY"/>
          </w:rPr>
          <w:t xml:space="preserve">  </w:t>
        </w:r>
      </w:ins>
      <w:proofErr w:type="gramStart"/>
      <w:r w:rsidR="00FE6A68" w:rsidRPr="00611445">
        <w:rPr>
          <w:lang w:val="en-US"/>
          <w:rPrChange w:id="1469" w:author="Anton Log" w:date="2023-05-10T13:55:00Z">
            <w:rPr>
              <w:color w:val="0000FF"/>
              <w:lang w:val="en-US"/>
            </w:rPr>
          </w:rPrChange>
        </w:rPr>
        <w:t>new</w:t>
      </w:r>
      <w:proofErr w:type="gramEnd"/>
      <w:r w:rsidR="00FE6A68" w:rsidRPr="00CC4CB0">
        <w:rPr>
          <w:rPrChange w:id="1470" w:author="Anton Log" w:date="2023-05-10T17:27:00Z">
            <w:rPr>
              <w:lang w:val="en-US"/>
            </w:rPr>
          </w:rPrChange>
        </w:rPr>
        <w:t xml:space="preserve"> </w:t>
      </w:r>
      <w:r w:rsidR="00FE6A68" w:rsidRPr="00611445">
        <w:rPr>
          <w:lang w:val="en-US"/>
        </w:rPr>
        <w:t>Vector</w:t>
      </w:r>
      <w:r w:rsidR="00FE6A68" w:rsidRPr="00CC4CB0">
        <w:rPr>
          <w:rPrChange w:id="1471" w:author="Anton Log" w:date="2023-05-10T17:27:00Z">
            <w:rPr>
              <w:lang w:val="en-US"/>
            </w:rPr>
          </w:rPrChange>
        </w:rPr>
        <w:t>3</w:t>
      </w:r>
      <w:proofErr w:type="spellStart"/>
      <w:r w:rsidR="00FE6A68" w:rsidRPr="00611445">
        <w:rPr>
          <w:lang w:val="en-US"/>
        </w:rPr>
        <w:t>Int</w:t>
      </w:r>
      <w:proofErr w:type="spellEnd"/>
      <w:r w:rsidR="00FE6A68" w:rsidRPr="00CC4CB0">
        <w:rPr>
          <w:rPrChange w:id="1472" w:author="Anton Log" w:date="2023-05-10T17:27:00Z">
            <w:rPr>
              <w:lang w:val="en-US"/>
            </w:rPr>
          </w:rPrChange>
        </w:rPr>
        <w:t>(</w:t>
      </w:r>
      <w:proofErr w:type="spellStart"/>
      <w:r w:rsidR="00FE6A68" w:rsidRPr="00611445">
        <w:rPr>
          <w:lang w:val="en-US"/>
        </w:rPr>
        <w:t>cameraRightPosition</w:t>
      </w:r>
      <w:proofErr w:type="spellEnd"/>
      <w:r w:rsidR="00FE6A68" w:rsidRPr="00CC4CB0">
        <w:rPr>
          <w:rPrChange w:id="1473" w:author="Anton Log" w:date="2023-05-10T17:27:00Z">
            <w:rPr>
              <w:lang w:val="en-US"/>
            </w:rPr>
          </w:rPrChange>
        </w:rPr>
        <w:t>, -2, 0)</w:t>
      </w:r>
    </w:p>
    <w:p w14:paraId="58436F52" w14:textId="63558F83" w:rsidR="00BD7245" w:rsidRPr="00C831DD" w:rsidRDefault="00FE6A68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rPrChange w:id="1474" w:author="Anton Log" w:date="2023-05-10T13:55:00Z">
            <w:rPr>
              <w:lang w:val="en-US"/>
            </w:rPr>
          </w:rPrChange>
        </w:rPr>
        <w:pPrChange w:id="1475" w:author="Anton Log" w:date="2023-05-10T13:54:00Z">
          <w:pPr>
            <w:pStyle w:val="aff7"/>
            <w:ind w:left="720"/>
          </w:pPr>
        </w:pPrChange>
      </w:pPr>
      <w:r w:rsidRPr="00C831DD">
        <w:rPr>
          <w:rPrChange w:id="1476" w:author="Anton Log" w:date="2023-05-10T13:55:00Z">
            <w:rPr>
              <w:lang w:val="en-US"/>
            </w:rPr>
          </w:rPrChange>
        </w:rPr>
        <w:t xml:space="preserve">), </w:t>
      </w:r>
      <w:r w:rsidRPr="00611445">
        <w:rPr>
          <w:lang w:val="en-US"/>
        </w:rPr>
        <w:t>tile</w:t>
      </w:r>
      <w:r w:rsidRPr="00C831DD">
        <w:rPr>
          <w:rPrChange w:id="1477" w:author="Anton Log" w:date="2023-05-10T13:55:00Z">
            <w:rPr>
              <w:lang w:val="en-US"/>
            </w:rPr>
          </w:rPrChange>
        </w:rPr>
        <w:t>);</w:t>
      </w:r>
    </w:p>
    <w:p w14:paraId="75511D44" w14:textId="2FEEC4C5" w:rsidR="00BD7245" w:rsidRDefault="000235DA" w:rsidP="000772EE">
      <w:r>
        <w:t>Другой вариант</w:t>
      </w:r>
      <w:r w:rsidR="00127202">
        <w:t xml:space="preserve"> сценария бесконечной генерации земли </w:t>
      </w:r>
      <w:r w:rsidR="00777916">
        <w:t>использовал случайные числа</w:t>
      </w:r>
      <w:r w:rsidR="00127202">
        <w:t>, то есть для каждого блока делался выбор: будет ли на его месте установлена земля или ос</w:t>
      </w:r>
      <w:r w:rsidR="007E6DEC">
        <w:t>танется пустое место – «пропасть</w:t>
      </w:r>
      <w:r w:rsidR="00127202">
        <w:t xml:space="preserve">». </w:t>
      </w:r>
      <w:r w:rsidR="00127202" w:rsidRPr="00583783">
        <w:t xml:space="preserve">Однако </w:t>
      </w:r>
      <w:r w:rsidR="00207BB7" w:rsidRPr="00583783">
        <w:t xml:space="preserve">от этого варианта пришлось отказаться в пользу </w:t>
      </w:r>
      <w:del w:id="1478" w:author="Anton Log" w:date="2023-05-10T13:56:00Z">
        <w:r w:rsidR="00207BB7" w:rsidRPr="00583783" w:rsidDel="00070058">
          <w:delText xml:space="preserve">другого </w:delText>
        </w:r>
        <w:r w:rsidR="00AA77EB" w:rsidRPr="00583783" w:rsidDel="00070058">
          <w:delText>метода</w:delText>
        </w:r>
      </w:del>
      <w:ins w:id="1479" w:author="Anton Log" w:date="2023-05-10T13:56:00Z">
        <w:r w:rsidR="00070058">
          <w:rPr>
            <w:lang w:val="ru-BY"/>
          </w:rPr>
          <w:t>описанного выше метода</w:t>
        </w:r>
      </w:ins>
      <w:r w:rsidR="00AA77EB" w:rsidRPr="00583783">
        <w:t xml:space="preserve">, </w:t>
      </w:r>
      <w:r w:rsidR="007C1908" w:rsidRPr="00583783">
        <w:t>потому что провалы в земле, которые игр</w:t>
      </w:r>
      <w:r w:rsidR="00640C27">
        <w:t>оку необходимо перепрыгнуть, можно было заменить ловушкой</w:t>
      </w:r>
      <w:r w:rsidR="007C1908" w:rsidRPr="00583783">
        <w:t xml:space="preserve"> </w:t>
      </w:r>
      <w:r w:rsidR="007C1908" w:rsidRPr="00583783">
        <w:rPr>
          <w:lang w:val="en-US"/>
        </w:rPr>
        <w:t>Spikes</w:t>
      </w:r>
      <w:r w:rsidR="007C1908" w:rsidRPr="00583783">
        <w:t>.</w:t>
      </w:r>
      <w:del w:id="1480" w:author="Anton Log" w:date="2023-05-10T13:56:00Z">
        <w:r w:rsidR="00E22864" w:rsidRPr="00583783" w:rsidDel="00070058">
          <w:delText xml:space="preserve"> </w:delText>
        </w:r>
      </w:del>
    </w:p>
    <w:p w14:paraId="4A4746E2" w14:textId="6A8E2A11" w:rsidR="00812438" w:rsidRDefault="00812438" w:rsidP="00812438">
      <w:pPr>
        <w:pStyle w:val="21"/>
      </w:pPr>
      <w:bookmarkStart w:id="1481" w:name="_Toc134632480"/>
      <w:r>
        <w:t>Система здоровья и неуязвимости</w:t>
      </w:r>
      <w:bookmarkEnd w:id="1481"/>
    </w:p>
    <w:p w14:paraId="62EB6066" w14:textId="2E93E63E" w:rsidR="008F0B63" w:rsidRDefault="00B7081B" w:rsidP="000772EE">
      <w:r>
        <w:t xml:space="preserve">Базовый </w:t>
      </w:r>
      <w:r w:rsidR="00CC0E42">
        <w:t xml:space="preserve">абстрактный </w:t>
      </w:r>
      <w:r>
        <w:t xml:space="preserve">класс </w:t>
      </w:r>
      <w:proofErr w:type="spellStart"/>
      <w:r w:rsidRPr="0015020C">
        <w:rPr>
          <w:rStyle w:val="aff8"/>
          <w:rFonts w:eastAsiaTheme="minorHAnsi"/>
          <w:rPrChange w:id="1482" w:author="Anton Log" w:date="2023-05-10T13:57:00Z">
            <w:rPr>
              <w:lang w:val="en-US"/>
            </w:rPr>
          </w:rPrChange>
        </w:rPr>
        <w:t>Health</w:t>
      </w:r>
      <w:proofErr w:type="spellEnd"/>
      <w:ins w:id="1483" w:author="Anton Log" w:date="2023-05-10T13:56:00Z">
        <w:r w:rsidR="006E1098">
          <w:rPr>
            <w:lang w:val="ru-BY"/>
          </w:rPr>
          <w:t xml:space="preserve"> </w:t>
        </w:r>
      </w:ins>
      <w:del w:id="1484" w:author="Anton Log" w:date="2023-05-10T13:56:00Z">
        <w:r w:rsidR="00733FE2" w:rsidRPr="00733FE2" w:rsidDel="006E1098">
          <w:delText>(</w:delText>
        </w:r>
        <w:r w:rsidR="00733FE2" w:rsidDel="006E1098">
          <w:delText xml:space="preserve">здоровье) </w:delText>
        </w:r>
      </w:del>
      <w:r>
        <w:t xml:space="preserve">ответственен за систему здоровья внутри игры, а сценарии </w:t>
      </w:r>
      <w:proofErr w:type="spellStart"/>
      <w:r w:rsidRPr="0015020C">
        <w:rPr>
          <w:rStyle w:val="aff8"/>
          <w:rFonts w:eastAsiaTheme="minorHAnsi"/>
          <w:rPrChange w:id="1485" w:author="Anton Log" w:date="2023-05-10T13:57:00Z">
            <w:rPr>
              <w:lang w:val="en-US"/>
            </w:rPr>
          </w:rPrChange>
        </w:rPr>
        <w:t>HealthPlayer</w:t>
      </w:r>
      <w:proofErr w:type="spellEnd"/>
      <w:del w:id="1486" w:author="Anton Log" w:date="2023-05-10T13:56:00Z">
        <w:r w:rsidR="005839AC" w:rsidRPr="0015020C" w:rsidDel="006E1098">
          <w:rPr>
            <w:rStyle w:val="aff8"/>
            <w:rFonts w:eastAsiaTheme="minorHAnsi"/>
            <w:rPrChange w:id="1487" w:author="Anton Log" w:date="2023-05-10T13:57:00Z">
              <w:rPr/>
            </w:rPrChange>
          </w:rPr>
          <w:delText>(здоровье игрока)</w:delText>
        </w:r>
      </w:del>
      <w:r w:rsidRPr="00B7081B">
        <w:t xml:space="preserve"> </w:t>
      </w:r>
      <w:r>
        <w:t xml:space="preserve">и </w:t>
      </w:r>
      <w:proofErr w:type="spellStart"/>
      <w:r w:rsidRPr="0015020C">
        <w:rPr>
          <w:rStyle w:val="aff8"/>
          <w:rFonts w:eastAsiaTheme="minorHAnsi"/>
          <w:rPrChange w:id="1488" w:author="Anton Log" w:date="2023-05-10T13:57:00Z">
            <w:rPr>
              <w:lang w:val="en-US"/>
            </w:rPr>
          </w:rPrChange>
        </w:rPr>
        <w:t>HealthEnemy</w:t>
      </w:r>
      <w:proofErr w:type="spellEnd"/>
      <w:del w:id="1489" w:author="Anton Log" w:date="2023-05-10T13:56:00Z">
        <w:r w:rsidR="00020D20" w:rsidRPr="0015020C" w:rsidDel="006E1098">
          <w:rPr>
            <w:rStyle w:val="aff8"/>
            <w:rFonts w:eastAsiaTheme="minorHAnsi"/>
            <w:rPrChange w:id="1490" w:author="Anton Log" w:date="2023-05-10T13:57:00Z">
              <w:rPr/>
            </w:rPrChange>
          </w:rPr>
          <w:delText xml:space="preserve">(здоровье противника) </w:delText>
        </w:r>
      </w:del>
      <w:r>
        <w:t xml:space="preserve"> наследуются от этого класса для определения того, как будет работать здоровье непосредственно для игрока и его противников.</w:t>
      </w:r>
      <w:r w:rsidR="00346A1E">
        <w:t xml:space="preserve"> Изначальное число жизней, которые определяют сколько ударов может выдержать персонаж перед </w:t>
      </w:r>
      <w:del w:id="1491" w:author="Anton Log" w:date="2023-05-10T13:57:00Z">
        <w:r w:rsidR="00346A1E" w:rsidDel="00C77C85">
          <w:delText>тем</w:delText>
        </w:r>
      </w:del>
      <w:ins w:id="1492" w:author="Anton Log" w:date="2023-05-10T13:57:00Z">
        <w:r w:rsidR="00C77C85">
          <w:t>тем,</w:t>
        </w:r>
      </w:ins>
      <w:r w:rsidR="00346A1E">
        <w:t xml:space="preserve"> как он будет деактивирован,</w:t>
      </w:r>
      <w:r w:rsidR="0040116C">
        <w:t xml:space="preserve"> задается предварительно либо внутри кода, либо </w:t>
      </w:r>
      <w:r w:rsidR="00FD378D">
        <w:t xml:space="preserve">с помощью изменения полей </w:t>
      </w:r>
      <w:r w:rsidR="0040116C">
        <w:t xml:space="preserve">внутри </w:t>
      </w:r>
      <w:r w:rsidR="0040116C">
        <w:rPr>
          <w:lang w:val="en-US"/>
        </w:rPr>
        <w:t>Unity</w:t>
      </w:r>
      <w:r w:rsidR="0040116C" w:rsidRPr="0040116C">
        <w:t xml:space="preserve"> </w:t>
      </w:r>
      <w:r w:rsidR="0040116C">
        <w:rPr>
          <w:lang w:val="en-US"/>
        </w:rPr>
        <w:t>Editor</w:t>
      </w:r>
      <w:del w:id="1493" w:author="Anton Log" w:date="2023-05-10T13:57:00Z">
        <w:r w:rsidR="00E85A6A" w:rsidDel="00C77C85">
          <w:delText>, которые являются сериализуемыми</w:delText>
        </w:r>
      </w:del>
      <w:r w:rsidR="0098670F">
        <w:t xml:space="preserve">. Базовый класс объявляет, но не определяет метод </w:t>
      </w:r>
      <w:proofErr w:type="spellStart"/>
      <w:r w:rsidR="0098670F" w:rsidRPr="001B4356">
        <w:rPr>
          <w:rStyle w:val="aff8"/>
          <w:rFonts w:eastAsiaTheme="minorHAnsi"/>
          <w:rPrChange w:id="1494" w:author="Anton Log" w:date="2023-05-10T13:58:00Z">
            <w:rPr>
              <w:lang w:val="en-US"/>
            </w:rPr>
          </w:rPrChange>
        </w:rPr>
        <w:t>TakeDamage</w:t>
      </w:r>
      <w:proofErr w:type="spellEnd"/>
      <w:del w:id="1495" w:author="Anton Log" w:date="2023-05-10T13:58:00Z">
        <w:r w:rsidR="0098670F" w:rsidDel="00B3689A">
          <w:delText>(получить урон)</w:delText>
        </w:r>
      </w:del>
      <w:r w:rsidR="0098670F">
        <w:t xml:space="preserve">, так как реакция на получение урона </w:t>
      </w:r>
      <w:r w:rsidR="005D2D14">
        <w:t xml:space="preserve">у игрока и противника будет разной: например, при смерти игрока должны запускаться сценарии конца игры, </w:t>
      </w:r>
      <w:del w:id="1496" w:author="Anton Log" w:date="2023-05-10T13:59:00Z">
        <w:r w:rsidR="005D2D14" w:rsidDel="00AA6513">
          <w:delText xml:space="preserve">в то время </w:delText>
        </w:r>
      </w:del>
      <w:ins w:id="1497" w:author="Anton Log" w:date="2023-05-10T13:59:00Z">
        <w:r w:rsidR="00AA6513">
          <w:rPr>
            <w:lang w:val="ru-BY"/>
          </w:rPr>
          <w:t xml:space="preserve">а </w:t>
        </w:r>
      </w:ins>
      <w:del w:id="1498" w:author="Anton Log" w:date="2023-05-10T13:59:00Z">
        <w:r w:rsidR="005D2D14" w:rsidDel="00AA6513">
          <w:delText xml:space="preserve">как </w:delText>
        </w:r>
      </w:del>
      <w:r w:rsidR="005D2D14">
        <w:t xml:space="preserve">смерть противника </w:t>
      </w:r>
      <w:del w:id="1499" w:author="Anton Log" w:date="2023-05-10T13:59:00Z">
        <w:r w:rsidR="005D2D14" w:rsidDel="00AA6513">
          <w:delText>приводит к падению</w:delText>
        </w:r>
      </w:del>
      <w:ins w:id="1500" w:author="Anton Log" w:date="2023-05-10T13:59:00Z">
        <w:r w:rsidR="00AA6513">
          <w:rPr>
            <w:lang w:val="ru-BY"/>
          </w:rPr>
          <w:t xml:space="preserve">– </w:t>
        </w:r>
        <w:r w:rsidR="00AA6513">
          <w:rPr>
            <w:lang w:val="ru-BY"/>
          </w:rPr>
          <w:lastRenderedPageBreak/>
          <w:t>дает</w:t>
        </w:r>
      </w:ins>
      <w:r w:rsidR="005D2D14">
        <w:t xml:space="preserve"> бонус</w:t>
      </w:r>
      <w:ins w:id="1501" w:author="Anton Log" w:date="2023-05-10T13:59:00Z">
        <w:r w:rsidR="00020195">
          <w:rPr>
            <w:lang w:val="ru-BY"/>
          </w:rPr>
          <w:t xml:space="preserve"> и начисляет очки</w:t>
        </w:r>
      </w:ins>
      <w:del w:id="1502" w:author="Anton Log" w:date="2023-05-10T13:59:00Z">
        <w:r w:rsidR="005D2D14" w:rsidDel="00B040E7">
          <w:delText>а</w:delText>
        </w:r>
        <w:r w:rsidR="005D2D14" w:rsidDel="00020195">
          <w:delText>, который поможет при прохождении, и начислению очков игроку</w:delText>
        </w:r>
      </w:del>
      <w:r w:rsidR="005D2D14">
        <w:t>.</w:t>
      </w:r>
      <w:r w:rsidR="003369C9">
        <w:t xml:space="preserve"> </w:t>
      </w:r>
      <w:r w:rsidR="00461E8E">
        <w:t>К</w:t>
      </w:r>
      <w:r w:rsidR="00AC7371" w:rsidRPr="00AC7371">
        <w:t xml:space="preserve">ласс </w:t>
      </w:r>
      <w:proofErr w:type="spellStart"/>
      <w:r w:rsidR="00461E8E" w:rsidRPr="00020195">
        <w:rPr>
          <w:rStyle w:val="aff8"/>
          <w:rFonts w:eastAsiaTheme="minorHAnsi"/>
          <w:rPrChange w:id="1503" w:author="Anton Log" w:date="2023-05-10T13:59:00Z">
            <w:rPr>
              <w:lang w:val="en-US"/>
            </w:rPr>
          </w:rPrChange>
        </w:rPr>
        <w:t>Health</w:t>
      </w:r>
      <w:proofErr w:type="spellEnd"/>
      <w:r w:rsidR="00461E8E" w:rsidRPr="00461E8E">
        <w:t xml:space="preserve"> </w:t>
      </w:r>
      <w:r w:rsidR="00DF15BB">
        <w:t>определяет</w:t>
      </w:r>
      <w:r w:rsidR="00AC7371" w:rsidRPr="00AC7371">
        <w:t xml:space="preserve"> </w:t>
      </w:r>
      <w:r w:rsidR="008F0B63" w:rsidRPr="00AC7371">
        <w:t xml:space="preserve">метод </w:t>
      </w:r>
      <w:proofErr w:type="spellStart"/>
      <w:r w:rsidR="008F0B63" w:rsidRPr="00806D28">
        <w:rPr>
          <w:rStyle w:val="aff8"/>
          <w:rFonts w:eastAsiaTheme="minorHAnsi"/>
          <w:rPrChange w:id="1504" w:author="Anton Log" w:date="2023-05-10T13:59:00Z">
            <w:rPr>
              <w:lang w:val="en-US"/>
            </w:rPr>
          </w:rPrChange>
        </w:rPr>
        <w:t>AddHealth</w:t>
      </w:r>
      <w:proofErr w:type="spellEnd"/>
      <w:del w:id="1505" w:author="Anton Log" w:date="2023-05-10T14:00:00Z">
        <w:r w:rsidR="000F18F2" w:rsidDel="00806D28">
          <w:delText>(добавить здоровье)</w:delText>
        </w:r>
      </w:del>
      <w:r w:rsidR="008F0B63">
        <w:t>, который восстанавливает утраченные очки здоровья на заданное значение.</w:t>
      </w:r>
    </w:p>
    <w:p w14:paraId="575FDEC1" w14:textId="52A1662B" w:rsidR="00460C59" w:rsidRDefault="00820DD0" w:rsidP="000772EE">
      <w:r>
        <w:t>Неуязвимость персонажа после получения урона реализована</w:t>
      </w:r>
      <w:r w:rsidR="00720FF6">
        <w:t xml:space="preserve"> с помощью </w:t>
      </w:r>
      <w:r w:rsidR="009379F2">
        <w:t xml:space="preserve">сопрограммы, также называемой </w:t>
      </w:r>
      <w:proofErr w:type="spellStart"/>
      <w:r w:rsidR="009379F2" w:rsidRPr="009379F2">
        <w:rPr>
          <w:lang w:val="en-US"/>
        </w:rPr>
        <w:t>Coroutine</w:t>
      </w:r>
      <w:proofErr w:type="spellEnd"/>
      <w:r w:rsidR="00D21F46" w:rsidRPr="00426F86">
        <w:t>.</w:t>
      </w:r>
      <w:r w:rsidR="00426F86">
        <w:t xml:space="preserve"> </w:t>
      </w:r>
      <w:proofErr w:type="spellStart"/>
      <w:r w:rsidR="00864E34" w:rsidRPr="009379F2">
        <w:rPr>
          <w:lang w:val="en-US"/>
        </w:rPr>
        <w:t>Coroutine</w:t>
      </w:r>
      <w:proofErr w:type="spellEnd"/>
      <w:r w:rsidR="00864E34">
        <w:t xml:space="preserve"> – это объект </w:t>
      </w:r>
      <w:r w:rsidR="00864E34">
        <w:rPr>
          <w:lang w:val="en-US"/>
        </w:rPr>
        <w:t>Unity</w:t>
      </w:r>
      <w:r w:rsidR="00864E34">
        <w:t>, который позволяе</w:t>
      </w:r>
      <w:r w:rsidR="00864E34" w:rsidRPr="00AB43AD">
        <w:t xml:space="preserve">т </w:t>
      </w:r>
      <w:r w:rsidR="00AB43AD" w:rsidRPr="00AB43AD">
        <w:t>выполнять действия параллельно</w:t>
      </w:r>
      <w:r w:rsidR="00864E34" w:rsidRPr="00AB43AD">
        <w:t>.</w:t>
      </w:r>
      <w:r w:rsidR="00F53B1F" w:rsidRPr="00AB43AD">
        <w:t xml:space="preserve"> Используются сопрограммы в </w:t>
      </w:r>
      <w:r w:rsidR="00F53B1F" w:rsidRPr="00AB43AD">
        <w:rPr>
          <w:lang w:val="en-US"/>
        </w:rPr>
        <w:t>Unity</w:t>
      </w:r>
      <w:r w:rsidR="00F53B1F" w:rsidRPr="00AB43AD">
        <w:t xml:space="preserve"> </w:t>
      </w:r>
      <w:r w:rsidR="00F53B1F">
        <w:t>в тех случаях, когда код необходимо выполнить в течение нескольких кадров, а не одного.</w:t>
      </w:r>
      <w:del w:id="1506" w:author="Anton Log" w:date="2023-05-10T14:01:00Z">
        <w:r w:rsidR="00F53B1F" w:rsidDel="002B73DA">
          <w:delText xml:space="preserve"> </w:delText>
        </w:r>
      </w:del>
      <w:r w:rsidR="00E72067">
        <w:t xml:space="preserve"> Когда внутри сценария запускается функция </w:t>
      </w:r>
      <w:proofErr w:type="spellStart"/>
      <w:r w:rsidR="00E72067" w:rsidRPr="002B73DA">
        <w:rPr>
          <w:rStyle w:val="aff8"/>
          <w:rFonts w:eastAsiaTheme="minorHAnsi"/>
          <w:rPrChange w:id="1507" w:author="Anton Log" w:date="2023-05-10T14:01:00Z">
            <w:rPr>
              <w:lang w:val="en-US"/>
            </w:rPr>
          </w:rPrChange>
        </w:rPr>
        <w:t>StartCoroutine</w:t>
      </w:r>
      <w:proofErr w:type="spellEnd"/>
      <w:r w:rsidR="00BE36E5">
        <w:t xml:space="preserve">, </w:t>
      </w:r>
      <w:r w:rsidR="00E72067">
        <w:t>создается экземпляр сопрограммы</w:t>
      </w:r>
      <w:r w:rsidR="00765F94">
        <w:t>,</w:t>
      </w:r>
      <w:r w:rsidR="0016336C">
        <w:t xml:space="preserve"> который выполняет некоторые действия до тех пор, пока не доходит до строки </w:t>
      </w:r>
      <w:proofErr w:type="spellStart"/>
      <w:r w:rsidR="0016336C" w:rsidRPr="002B73DA">
        <w:rPr>
          <w:rStyle w:val="aff8"/>
          <w:rFonts w:eastAsiaTheme="minorHAnsi"/>
          <w:rPrChange w:id="1508" w:author="Anton Log" w:date="2023-05-10T14:01:00Z">
            <w:rPr>
              <w:lang w:val="en-US"/>
            </w:rPr>
          </w:rPrChange>
        </w:rPr>
        <w:t>yield</w:t>
      </w:r>
      <w:proofErr w:type="spellEnd"/>
      <w:r w:rsidR="0016336C" w:rsidRPr="002B73DA">
        <w:rPr>
          <w:rStyle w:val="aff8"/>
          <w:rFonts w:eastAsiaTheme="minorHAnsi"/>
          <w:rPrChange w:id="1509" w:author="Anton Log" w:date="2023-05-10T14:01:00Z">
            <w:rPr/>
          </w:rPrChange>
        </w:rPr>
        <w:t xml:space="preserve"> </w:t>
      </w:r>
      <w:proofErr w:type="spellStart"/>
      <w:r w:rsidR="0016336C" w:rsidRPr="002B73DA">
        <w:rPr>
          <w:rStyle w:val="aff8"/>
          <w:rFonts w:eastAsiaTheme="minorHAnsi"/>
          <w:rPrChange w:id="1510" w:author="Anton Log" w:date="2023-05-10T14:01:00Z">
            <w:rPr>
              <w:lang w:val="en-US"/>
            </w:rPr>
          </w:rPrChange>
        </w:rPr>
        <w:t>return</w:t>
      </w:r>
      <w:proofErr w:type="spellEnd"/>
      <w:r w:rsidR="00980EF7">
        <w:t xml:space="preserve">, в которой возвращается </w:t>
      </w:r>
      <w:proofErr w:type="spellStart"/>
      <w:r w:rsidR="00980EF7" w:rsidRPr="002B73DA">
        <w:rPr>
          <w:rStyle w:val="aff8"/>
          <w:rFonts w:eastAsiaTheme="minorHAnsi"/>
          <w:rPrChange w:id="1511" w:author="Anton Log" w:date="2023-05-10T14:01:00Z">
            <w:rPr>
              <w:lang w:val="en-US"/>
            </w:rPr>
          </w:rPrChange>
        </w:rPr>
        <w:t>IEnumerator</w:t>
      </w:r>
      <w:proofErr w:type="spellEnd"/>
      <w:r w:rsidR="00980EF7">
        <w:t>.</w:t>
      </w:r>
      <w:r w:rsidR="000F3383">
        <w:t xml:space="preserve"> </w:t>
      </w:r>
      <w:r w:rsidR="00301ADF">
        <w:t xml:space="preserve">В </w:t>
      </w:r>
      <w:del w:id="1512" w:author="Anton Log" w:date="2023-05-10T14:01:00Z">
        <w:r w:rsidR="00301ADF" w:rsidDel="00141B11">
          <w:delText>основном</w:delText>
        </w:r>
      </w:del>
      <w:ins w:id="1513" w:author="Anton Log" w:date="2023-05-10T14:01:00Z">
        <w:r w:rsidR="00141B11">
          <w:rPr>
            <w:lang w:val="ru-BY"/>
          </w:rPr>
          <w:t>большинстве случаев</w:t>
        </w:r>
      </w:ins>
      <w:del w:id="1514" w:author="Anton Log" w:date="2023-05-10T14:01:00Z">
        <w:r w:rsidR="000F3383" w:rsidDel="00141B11">
          <w:delText>,</w:delText>
        </w:r>
      </w:del>
      <w:r w:rsidR="000F3383">
        <w:t xml:space="preserve"> возвращается объект, который отсчитывает время ожидания </w:t>
      </w:r>
      <w:r w:rsidR="00944505">
        <w:t>для выполнения остальной части к</w:t>
      </w:r>
      <w:r w:rsidR="000F3383">
        <w:t xml:space="preserve">ода после </w:t>
      </w:r>
      <w:r w:rsidR="003E038E">
        <w:t xml:space="preserve">операторов </w:t>
      </w:r>
      <w:proofErr w:type="spellStart"/>
      <w:r w:rsidR="000F3383" w:rsidRPr="00807A9F">
        <w:rPr>
          <w:rStyle w:val="aff8"/>
          <w:rFonts w:eastAsiaTheme="minorHAnsi"/>
          <w:rPrChange w:id="1515" w:author="Anton Log" w:date="2023-05-10T14:02:00Z">
            <w:rPr>
              <w:lang w:val="en-US"/>
            </w:rPr>
          </w:rPrChange>
        </w:rPr>
        <w:t>yield</w:t>
      </w:r>
      <w:proofErr w:type="spellEnd"/>
      <w:r w:rsidR="000F3383" w:rsidRPr="00807A9F">
        <w:rPr>
          <w:rStyle w:val="aff8"/>
          <w:rFonts w:eastAsiaTheme="minorHAnsi"/>
          <w:rPrChange w:id="1516" w:author="Anton Log" w:date="2023-05-10T14:02:00Z">
            <w:rPr/>
          </w:rPrChange>
        </w:rPr>
        <w:t xml:space="preserve"> </w:t>
      </w:r>
      <w:proofErr w:type="spellStart"/>
      <w:r w:rsidR="000F3383" w:rsidRPr="00807A9F">
        <w:rPr>
          <w:rStyle w:val="aff8"/>
          <w:rFonts w:eastAsiaTheme="minorHAnsi"/>
          <w:rPrChange w:id="1517" w:author="Anton Log" w:date="2023-05-10T14:02:00Z">
            <w:rPr>
              <w:lang w:val="en-US"/>
            </w:rPr>
          </w:rPrChange>
        </w:rPr>
        <w:t>return</w:t>
      </w:r>
      <w:proofErr w:type="spellEnd"/>
      <w:ins w:id="1518" w:author="Anton Log" w:date="2023-05-10T14:02:00Z">
        <w:r w:rsidR="00807A9F">
          <w:rPr>
            <w:lang w:val="ru-BY"/>
          </w:rPr>
          <w:t>, как на листинге 2.8.</w:t>
        </w:r>
      </w:ins>
      <w:del w:id="1519" w:author="Anton Log" w:date="2023-05-10T14:02:00Z">
        <w:r w:rsidR="00D1279C" w:rsidDel="00807A9F">
          <w:delText>(для примера смотрите листинг 2.8)</w:delText>
        </w:r>
        <w:r w:rsidR="00F2376A" w:rsidDel="00807A9F">
          <w:delText>:</w:delText>
        </w:r>
      </w:del>
    </w:p>
    <w:p w14:paraId="6BA7C627" w14:textId="55A0A0BF" w:rsidR="00D1279C" w:rsidRPr="00D1279C" w:rsidRDefault="00D1279C" w:rsidP="00D1279C">
      <w:pPr>
        <w:pStyle w:val="afffd"/>
      </w:pPr>
      <w:r>
        <w:t>Листинг 2.8 – Пример задания времени ожидания</w:t>
      </w:r>
    </w:p>
    <w:p w14:paraId="504C47B1" w14:textId="2B602B9B" w:rsidR="00F2376A" w:rsidRPr="00EF2535" w:rsidRDefault="0084287A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pPrChange w:id="1520" w:author="Anton Log" w:date="2023-05-10T14:03:00Z">
          <w:pPr>
            <w:pStyle w:val="aff7"/>
          </w:pPr>
        </w:pPrChange>
      </w:pPr>
      <w:del w:id="1521" w:author="Anton Log" w:date="2023-05-10T14:03:00Z">
        <w:r w:rsidDel="00456DD1">
          <w:tab/>
        </w:r>
      </w:del>
      <w:proofErr w:type="spellStart"/>
      <w:r w:rsidR="00460C59" w:rsidRPr="00EF2535">
        <w:rPr>
          <w:rPrChange w:id="1522" w:author="Anton Log" w:date="2023-05-10T14:02:00Z">
            <w:rPr>
              <w:color w:val="0000FF"/>
              <w:lang w:val="en-US"/>
            </w:rPr>
          </w:rPrChange>
        </w:rPr>
        <w:t>yield</w:t>
      </w:r>
      <w:proofErr w:type="spellEnd"/>
      <w:r w:rsidR="00460C59" w:rsidRPr="00EF2535">
        <w:t xml:space="preserve"> </w:t>
      </w:r>
      <w:proofErr w:type="spellStart"/>
      <w:r w:rsidR="00460C59" w:rsidRPr="00EF2535">
        <w:rPr>
          <w:rPrChange w:id="1523" w:author="Anton Log" w:date="2023-05-10T14:02:00Z">
            <w:rPr>
              <w:color w:val="0000FF"/>
              <w:lang w:val="en-US"/>
            </w:rPr>
          </w:rPrChange>
        </w:rPr>
        <w:t>return</w:t>
      </w:r>
      <w:proofErr w:type="spellEnd"/>
      <w:r w:rsidR="00460C59" w:rsidRPr="00EF2535">
        <w:t xml:space="preserve"> </w:t>
      </w:r>
      <w:proofErr w:type="spellStart"/>
      <w:r w:rsidR="00460C59" w:rsidRPr="00EF2535">
        <w:rPr>
          <w:rPrChange w:id="1524" w:author="Anton Log" w:date="2023-05-10T14:02:00Z">
            <w:rPr>
              <w:color w:val="0000FF"/>
              <w:lang w:val="en-US"/>
            </w:rPr>
          </w:rPrChange>
        </w:rPr>
        <w:t>new</w:t>
      </w:r>
      <w:proofErr w:type="spellEnd"/>
      <w:r w:rsidR="00460C59" w:rsidRPr="00EF2535">
        <w:t xml:space="preserve"> </w:t>
      </w:r>
      <w:proofErr w:type="spellStart"/>
      <w:proofErr w:type="gramStart"/>
      <w:r w:rsidR="00460C59" w:rsidRPr="00EF2535">
        <w:rPr>
          <w:rPrChange w:id="1525" w:author="Anton Log" w:date="2023-05-10T14:02:00Z">
            <w:rPr>
              <w:lang w:val="en-US"/>
            </w:rPr>
          </w:rPrChange>
        </w:rPr>
        <w:t>WaitForSeconds</w:t>
      </w:r>
      <w:proofErr w:type="spellEnd"/>
      <w:r w:rsidR="00460C59" w:rsidRPr="00EF2535">
        <w:t>(</w:t>
      </w:r>
      <w:proofErr w:type="gramEnd"/>
      <w:r w:rsidR="00460C59" w:rsidRPr="00EF2535">
        <w:t>5</w:t>
      </w:r>
      <w:r w:rsidR="00F2376A" w:rsidRPr="00EF2535">
        <w:t>)</w:t>
      </w:r>
      <w:r w:rsidR="00460C59" w:rsidRPr="00EF2535">
        <w:t>;</w:t>
      </w:r>
    </w:p>
    <w:p w14:paraId="6590A1D8" w14:textId="25B4866F" w:rsidR="003369C9" w:rsidRDefault="009F3FA0" w:rsidP="000772EE">
      <w:ins w:id="1526" w:author="Anton Log" w:date="2023-05-10T14:05:00Z">
        <w:r>
          <w:rPr>
            <w:lang w:val="ru-BY"/>
          </w:rPr>
          <w:t xml:space="preserve">После выхода из сопрограммы с помощью оператора </w:t>
        </w:r>
        <w:proofErr w:type="spellStart"/>
        <w:r w:rsidRPr="009F3FA0">
          <w:rPr>
            <w:rStyle w:val="aff8"/>
            <w:rFonts w:eastAsiaTheme="minorHAnsi"/>
            <w:rPrChange w:id="1527" w:author="Anton Log" w:date="2023-05-10T14:05:00Z">
              <w:rPr>
                <w:lang w:val="en-US"/>
              </w:rPr>
            </w:rPrChange>
          </w:rPr>
          <w:t>yield</w:t>
        </w:r>
        <w:proofErr w:type="spellEnd"/>
        <w:r w:rsidRPr="009F3FA0">
          <w:rPr>
            <w:rStyle w:val="aff8"/>
            <w:rFonts w:eastAsiaTheme="minorHAnsi"/>
            <w:rPrChange w:id="1528" w:author="Anton Log" w:date="2023-05-10T14:05:00Z">
              <w:rPr>
                <w:lang w:val="en-US"/>
              </w:rPr>
            </w:rPrChange>
          </w:rPr>
          <w:t xml:space="preserve"> </w:t>
        </w:r>
        <w:proofErr w:type="spellStart"/>
        <w:r w:rsidRPr="009F3FA0">
          <w:rPr>
            <w:rStyle w:val="aff8"/>
            <w:rFonts w:eastAsiaTheme="minorHAnsi"/>
            <w:rPrChange w:id="1529" w:author="Anton Log" w:date="2023-05-10T14:05:00Z">
              <w:rPr>
                <w:lang w:val="en-US"/>
              </w:rPr>
            </w:rPrChange>
          </w:rPr>
          <w:t>return</w:t>
        </w:r>
      </w:ins>
      <w:proofErr w:type="spellEnd"/>
      <w:ins w:id="1530" w:author="Anton Log" w:date="2023-05-10T14:03:00Z">
        <w:r w:rsidR="00D76784">
          <w:rPr>
            <w:lang w:val="ru-BY"/>
          </w:rPr>
          <w:t xml:space="preserve"> </w:t>
        </w:r>
      </w:ins>
      <w:del w:id="1531" w:author="Anton Log" w:date="2023-05-10T14:03:00Z">
        <w:r w:rsidR="00D34714" w:rsidRPr="00F2376A" w:rsidDel="00D76784">
          <w:delText xml:space="preserve"> </w:delText>
        </w:r>
        <w:r w:rsidR="006D0CCE" w:rsidDel="00D76784">
          <w:delText xml:space="preserve">Затем сценарий </w:delText>
        </w:r>
      </w:del>
      <w:r w:rsidR="006D0CCE">
        <w:t>выполняет</w:t>
      </w:r>
      <w:ins w:id="1532" w:author="Anton Log" w:date="2023-05-10T14:04:00Z">
        <w:r w:rsidR="004C69DC">
          <w:rPr>
            <w:lang w:val="ru-BY"/>
          </w:rPr>
          <w:t>ся</w:t>
        </w:r>
      </w:ins>
      <w:r w:rsidR="006D0CCE">
        <w:t xml:space="preserve"> </w:t>
      </w:r>
      <w:del w:id="1533" w:author="Anton Log" w:date="2023-05-10T14:05:00Z">
        <w:r w:rsidR="006D0CCE" w:rsidDel="00CB66AD">
          <w:delText xml:space="preserve">остальной </w:delText>
        </w:r>
      </w:del>
      <w:r w:rsidR="006D0CCE">
        <w:t>код</w:t>
      </w:r>
      <w:ins w:id="1534" w:author="Anton Log" w:date="2023-05-10T14:05:00Z">
        <w:r w:rsidR="00CB66AD">
          <w:rPr>
            <w:lang w:val="ru-BY"/>
          </w:rPr>
          <w:t xml:space="preserve"> находящийся </w:t>
        </w:r>
      </w:ins>
      <w:ins w:id="1535" w:author="Anton Log" w:date="2023-05-10T14:06:00Z">
        <w:r w:rsidR="00CB66AD">
          <w:rPr>
            <w:lang w:val="ru-BY"/>
          </w:rPr>
          <w:t xml:space="preserve">после вызова </w:t>
        </w:r>
        <w:proofErr w:type="spellStart"/>
        <w:r w:rsidR="00CB66AD" w:rsidRPr="00CB66AD">
          <w:rPr>
            <w:rStyle w:val="aff8"/>
            <w:rFonts w:eastAsiaTheme="minorHAnsi"/>
            <w:rPrChange w:id="1536" w:author="Anton Log" w:date="2023-05-10T14:06:00Z">
              <w:rPr>
                <w:lang w:val="en-US"/>
              </w:rPr>
            </w:rPrChange>
          </w:rPr>
          <w:t>StartCoroutine</w:t>
        </w:r>
      </w:ins>
      <w:proofErr w:type="spellEnd"/>
      <w:del w:id="1537" w:author="Anton Log" w:date="2023-05-10T14:03:00Z">
        <w:r w:rsidR="006D0CCE" w:rsidDel="00D76784">
          <w:delText xml:space="preserve"> после </w:delText>
        </w:r>
        <w:r w:rsidR="006D0CCE" w:rsidDel="00D76784">
          <w:rPr>
            <w:lang w:val="en-US"/>
          </w:rPr>
          <w:delText>StartCoroutine</w:delText>
        </w:r>
      </w:del>
      <w:r w:rsidR="0074462B">
        <w:t>. Когда</w:t>
      </w:r>
      <w:r w:rsidR="006D0CCE">
        <w:t xml:space="preserve"> проходит время ожидания для выполнения</w:t>
      </w:r>
      <w:r w:rsidR="00F2376A">
        <w:t xml:space="preserve"> отложенной части программы</w:t>
      </w:r>
      <w:r w:rsidR="0074462B">
        <w:t xml:space="preserve">, управление возвращается к следующей строке после оператора </w:t>
      </w:r>
      <w:proofErr w:type="spellStart"/>
      <w:r w:rsidR="0074462B" w:rsidRPr="0053154D">
        <w:rPr>
          <w:rStyle w:val="aff8"/>
          <w:rFonts w:eastAsiaTheme="minorHAnsi"/>
          <w:rPrChange w:id="1538" w:author="Anton Log" w:date="2023-05-10T14:04:00Z">
            <w:rPr>
              <w:lang w:val="en-US"/>
            </w:rPr>
          </w:rPrChange>
        </w:rPr>
        <w:t>yield</w:t>
      </w:r>
      <w:proofErr w:type="spellEnd"/>
      <w:r w:rsidR="000763E2">
        <w:t>.</w:t>
      </w:r>
      <w:r w:rsidR="004C31D8">
        <w:t xml:space="preserve"> На листинге</w:t>
      </w:r>
      <w:r w:rsidR="00851A88">
        <w:t xml:space="preserve"> 2.9</w:t>
      </w:r>
      <w:r w:rsidR="004C31D8">
        <w:t xml:space="preserve"> продемонстрировано, как это было реализовано для создания неуязвимости</w:t>
      </w:r>
      <w:r w:rsidR="006F28D4" w:rsidRPr="006F28D4">
        <w:t xml:space="preserve"> </w:t>
      </w:r>
      <w:r w:rsidR="006F28D4">
        <w:t>в игре</w:t>
      </w:r>
      <w:ins w:id="1539" w:author="AdminNB" w:date="2023-05-10T22:14:00Z">
        <w:r w:rsidR="004B0708" w:rsidRPr="005F3436">
          <w:t>.</w:t>
        </w:r>
      </w:ins>
      <w:del w:id="1540" w:author="AdminNB" w:date="2023-05-10T22:14:00Z">
        <w:r w:rsidR="004C31D8" w:rsidDel="001B724C">
          <w:delText>:</w:delText>
        </w:r>
      </w:del>
    </w:p>
    <w:p w14:paraId="3F27C338" w14:textId="7F6D167A" w:rsidR="00851A88" w:rsidRPr="00851A88" w:rsidRDefault="00851A88" w:rsidP="00851A88">
      <w:pPr>
        <w:pStyle w:val="afffd"/>
        <w:rPr>
          <w:lang w:val="en-US"/>
        </w:rPr>
      </w:pPr>
      <w:r>
        <w:t>Листинг</w:t>
      </w:r>
      <w:r w:rsidRPr="00851A88">
        <w:rPr>
          <w:lang w:val="en-US"/>
        </w:rPr>
        <w:t xml:space="preserve"> 2.</w:t>
      </w:r>
      <w:r w:rsidRPr="00B96235">
        <w:rPr>
          <w:lang w:val="en-US"/>
        </w:rPr>
        <w:t>9</w:t>
      </w:r>
      <w:r w:rsidRPr="00851A88">
        <w:rPr>
          <w:lang w:val="en-US"/>
        </w:rPr>
        <w:t xml:space="preserve"> – </w:t>
      </w:r>
      <w:r>
        <w:t>Неуязвимость</w:t>
      </w:r>
    </w:p>
    <w:p w14:paraId="45E70B8A" w14:textId="19A4BFC6" w:rsidR="001B556C" w:rsidRPr="00CC4CB0" w:rsidRDefault="001B556C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  <w:rPrChange w:id="1541" w:author="Anton Log" w:date="2023-05-10T17:27:00Z">
            <w:rPr>
              <w:color w:val="0000FF"/>
              <w:lang w:val="en-US"/>
            </w:rPr>
          </w:rPrChange>
        </w:rPr>
        <w:pPrChange w:id="1542" w:author="Anton Log" w:date="2023-05-10T14:07:00Z">
          <w:pPr>
            <w:pStyle w:val="aff7"/>
            <w:ind w:left="720"/>
          </w:pPr>
        </w:pPrChange>
      </w:pPr>
      <w:proofErr w:type="spellStart"/>
      <w:proofErr w:type="gramStart"/>
      <w:r w:rsidRPr="00CC4CB0">
        <w:rPr>
          <w:lang w:val="en-US"/>
        </w:rPr>
        <w:t>StartCoroutine</w:t>
      </w:r>
      <w:proofErr w:type="spellEnd"/>
      <w:r w:rsidRPr="00CC4CB0">
        <w:rPr>
          <w:lang w:val="en-US"/>
        </w:rPr>
        <w:t>(</w:t>
      </w:r>
      <w:proofErr w:type="gramEnd"/>
      <w:r w:rsidRPr="00CC4CB0">
        <w:rPr>
          <w:lang w:val="en-US"/>
        </w:rPr>
        <w:t>Invulnerability());</w:t>
      </w:r>
      <w:r w:rsidRPr="00CC4CB0">
        <w:rPr>
          <w:lang w:val="en-US"/>
          <w:rPrChange w:id="1543" w:author="Anton Log" w:date="2023-05-10T17:27:00Z">
            <w:rPr>
              <w:color w:val="0000FF"/>
              <w:lang w:val="en-US"/>
            </w:rPr>
          </w:rPrChange>
        </w:rPr>
        <w:t xml:space="preserve"> </w:t>
      </w:r>
    </w:p>
    <w:p w14:paraId="7C5D92FD" w14:textId="54C93445" w:rsidR="004C31D8" w:rsidRPr="00CC4CB0" w:rsidRDefault="004C31D8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1544" w:author="Anton Log" w:date="2023-05-10T14:07:00Z">
          <w:pPr>
            <w:pStyle w:val="aff7"/>
            <w:ind w:left="720"/>
          </w:pPr>
        </w:pPrChange>
      </w:pPr>
      <w:proofErr w:type="gramStart"/>
      <w:r w:rsidRPr="00CC4CB0">
        <w:rPr>
          <w:lang w:val="en-US"/>
          <w:rPrChange w:id="1545" w:author="Anton Log" w:date="2023-05-10T17:27:00Z">
            <w:rPr>
              <w:color w:val="0000FF"/>
              <w:lang w:val="en-US"/>
            </w:rPr>
          </w:rPrChange>
        </w:rPr>
        <w:t>protected</w:t>
      </w:r>
      <w:proofErr w:type="gramEnd"/>
      <w:r w:rsidRPr="00CC4CB0">
        <w:rPr>
          <w:lang w:val="en-US"/>
        </w:rPr>
        <w:t xml:space="preserve"> </w:t>
      </w:r>
      <w:proofErr w:type="spellStart"/>
      <w:r w:rsidRPr="00CC4CB0">
        <w:rPr>
          <w:lang w:val="en-US"/>
        </w:rPr>
        <w:t>IEnumerator</w:t>
      </w:r>
      <w:proofErr w:type="spellEnd"/>
      <w:r w:rsidRPr="00CC4CB0">
        <w:rPr>
          <w:lang w:val="en-US"/>
        </w:rPr>
        <w:t xml:space="preserve"> Invulnerability()</w:t>
      </w:r>
    </w:p>
    <w:p w14:paraId="2CDCE641" w14:textId="1459E639" w:rsidR="004C31D8" w:rsidRPr="00CC4CB0" w:rsidRDefault="004C31D8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1546" w:author="Anton Log" w:date="2023-05-10T14:07:00Z">
          <w:pPr>
            <w:pStyle w:val="aff7"/>
            <w:ind w:left="720"/>
          </w:pPr>
        </w:pPrChange>
      </w:pPr>
      <w:r w:rsidRPr="00CC4CB0">
        <w:rPr>
          <w:lang w:val="en-US"/>
        </w:rPr>
        <w:t>{</w:t>
      </w:r>
    </w:p>
    <w:p w14:paraId="317A0649" w14:textId="0C63E6AD" w:rsidR="004C31D8" w:rsidRPr="004B1AF8" w:rsidRDefault="004B1AF8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1547" w:author="Anton Log" w:date="2023-05-10T14:07:00Z">
          <w:pPr>
            <w:pStyle w:val="aff7"/>
            <w:ind w:left="916"/>
          </w:pPr>
        </w:pPrChange>
      </w:pPr>
      <w:ins w:id="1548" w:author="Anton Log" w:date="2023-05-10T14:07:00Z">
        <w:r>
          <w:rPr>
            <w:lang w:val="en-US"/>
          </w:rPr>
          <w:t xml:space="preserve">  </w:t>
        </w:r>
      </w:ins>
      <w:proofErr w:type="gramStart"/>
      <w:r w:rsidR="004C31D8" w:rsidRPr="004B1AF8">
        <w:rPr>
          <w:lang w:val="en-US"/>
        </w:rPr>
        <w:t>invulnerability</w:t>
      </w:r>
      <w:proofErr w:type="gramEnd"/>
      <w:r w:rsidR="004C31D8" w:rsidRPr="004B1AF8">
        <w:rPr>
          <w:lang w:val="en-US"/>
        </w:rPr>
        <w:t xml:space="preserve">= </w:t>
      </w:r>
      <w:r w:rsidR="004C31D8" w:rsidRPr="004B1AF8">
        <w:rPr>
          <w:lang w:val="en-US"/>
          <w:rPrChange w:id="1549" w:author="Anton Log" w:date="2023-05-10T14:07:00Z">
            <w:rPr>
              <w:color w:val="0000FF"/>
              <w:lang w:val="en-US"/>
            </w:rPr>
          </w:rPrChange>
        </w:rPr>
        <w:t>true</w:t>
      </w:r>
      <w:r w:rsidR="004C31D8" w:rsidRPr="004B1AF8">
        <w:rPr>
          <w:lang w:val="en-US"/>
        </w:rPr>
        <w:t>;</w:t>
      </w:r>
    </w:p>
    <w:p w14:paraId="5F82866F" w14:textId="36C71077" w:rsidR="004C31D8" w:rsidRPr="004B1AF8" w:rsidRDefault="004B1AF8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1550" w:author="Anton Log" w:date="2023-05-10T14:07:00Z">
          <w:pPr>
            <w:pStyle w:val="aff7"/>
            <w:ind w:left="916"/>
          </w:pPr>
        </w:pPrChange>
      </w:pPr>
      <w:ins w:id="1551" w:author="Anton Log" w:date="2023-05-10T14:07:00Z">
        <w:r>
          <w:rPr>
            <w:lang w:val="en-US"/>
          </w:rPr>
          <w:t xml:space="preserve">  </w:t>
        </w:r>
      </w:ins>
      <w:proofErr w:type="gramStart"/>
      <w:r w:rsidR="004C31D8" w:rsidRPr="004B1AF8">
        <w:rPr>
          <w:lang w:val="en-US"/>
          <w:rPrChange w:id="1552" w:author="Anton Log" w:date="2023-05-10T14:07:00Z">
            <w:rPr>
              <w:color w:val="0000FF"/>
              <w:lang w:val="en-US"/>
            </w:rPr>
          </w:rPrChange>
        </w:rPr>
        <w:t>for</w:t>
      </w:r>
      <w:r w:rsidR="004C31D8" w:rsidRPr="004B1AF8">
        <w:rPr>
          <w:lang w:val="en-US"/>
        </w:rPr>
        <w:t>(</w:t>
      </w:r>
      <w:proofErr w:type="spellStart"/>
      <w:proofErr w:type="gramEnd"/>
      <w:r w:rsidR="004C31D8" w:rsidRPr="004B1AF8">
        <w:rPr>
          <w:lang w:val="en-US"/>
          <w:rPrChange w:id="1553" w:author="Anton Log" w:date="2023-05-10T14:07:00Z">
            <w:rPr>
              <w:color w:val="0000FF"/>
              <w:lang w:val="en-US"/>
            </w:rPr>
          </w:rPrChange>
        </w:rPr>
        <w:t>int</w:t>
      </w:r>
      <w:proofErr w:type="spellEnd"/>
      <w:r w:rsidR="004C31D8" w:rsidRPr="004B1AF8">
        <w:rPr>
          <w:lang w:val="en-US"/>
        </w:rPr>
        <w:t xml:space="preserve"> </w:t>
      </w:r>
      <w:proofErr w:type="spellStart"/>
      <w:r w:rsidR="004C31D8" w:rsidRPr="004B1AF8">
        <w:rPr>
          <w:lang w:val="en-US"/>
        </w:rPr>
        <w:t>i</w:t>
      </w:r>
      <w:proofErr w:type="spellEnd"/>
      <w:r w:rsidR="004C31D8" w:rsidRPr="004B1AF8">
        <w:rPr>
          <w:lang w:val="en-US"/>
        </w:rPr>
        <w:t xml:space="preserve"> = 0;i &lt; </w:t>
      </w:r>
      <w:proofErr w:type="spellStart"/>
      <w:r w:rsidR="004C31D8" w:rsidRPr="004B1AF8">
        <w:rPr>
          <w:lang w:val="en-US"/>
        </w:rPr>
        <w:t>numberOfFlashes;i</w:t>
      </w:r>
      <w:proofErr w:type="spellEnd"/>
      <w:r w:rsidR="004C31D8" w:rsidRPr="004B1AF8">
        <w:rPr>
          <w:lang w:val="en-US"/>
        </w:rPr>
        <w:t>++)</w:t>
      </w:r>
    </w:p>
    <w:p w14:paraId="2D6C4284" w14:textId="6116B007" w:rsidR="004C31D8" w:rsidRPr="004B1AF8" w:rsidRDefault="004B1AF8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1554" w:author="Anton Log" w:date="2023-05-10T14:07:00Z">
          <w:pPr>
            <w:pStyle w:val="aff7"/>
            <w:ind w:left="916"/>
          </w:pPr>
        </w:pPrChange>
      </w:pPr>
      <w:ins w:id="1555" w:author="Anton Log" w:date="2023-05-10T14:07:00Z">
        <w:r>
          <w:rPr>
            <w:lang w:val="en-US"/>
          </w:rPr>
          <w:t xml:space="preserve">  </w:t>
        </w:r>
      </w:ins>
      <w:r w:rsidR="004C31D8" w:rsidRPr="004B1AF8">
        <w:rPr>
          <w:lang w:val="en-US"/>
        </w:rPr>
        <w:t>{</w:t>
      </w:r>
    </w:p>
    <w:p w14:paraId="2D4094E6" w14:textId="264957CD" w:rsidR="004C31D8" w:rsidRPr="004B1AF8" w:rsidRDefault="004B1AF8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1556" w:author="Anton Log" w:date="2023-05-10T14:07:00Z">
          <w:pPr>
            <w:pStyle w:val="aff7"/>
            <w:ind w:left="1440"/>
          </w:pPr>
        </w:pPrChange>
      </w:pPr>
      <w:ins w:id="1557" w:author="Anton Log" w:date="2023-05-10T14:07:00Z">
        <w:r>
          <w:rPr>
            <w:lang w:val="en-US"/>
          </w:rPr>
          <w:t xml:space="preserve">    </w:t>
        </w:r>
      </w:ins>
      <w:proofErr w:type="spellStart"/>
      <w:r w:rsidR="004C31D8" w:rsidRPr="004B1AF8">
        <w:rPr>
          <w:lang w:val="en-US"/>
        </w:rPr>
        <w:t>spriteRend.color</w:t>
      </w:r>
      <w:proofErr w:type="spellEnd"/>
      <w:r w:rsidR="004C31D8" w:rsidRPr="004B1AF8">
        <w:rPr>
          <w:lang w:val="en-US"/>
        </w:rPr>
        <w:t xml:space="preserve"> = </w:t>
      </w:r>
      <w:r w:rsidR="004C31D8" w:rsidRPr="004B1AF8">
        <w:rPr>
          <w:lang w:val="en-US"/>
          <w:rPrChange w:id="1558" w:author="Anton Log" w:date="2023-05-10T14:07:00Z">
            <w:rPr>
              <w:color w:val="0000FF"/>
              <w:lang w:val="en-US"/>
            </w:rPr>
          </w:rPrChange>
        </w:rPr>
        <w:t>new</w:t>
      </w:r>
      <w:r w:rsidR="004C31D8" w:rsidRPr="004B1AF8">
        <w:rPr>
          <w:lang w:val="en-US"/>
        </w:rPr>
        <w:t xml:space="preserve"> </w:t>
      </w:r>
      <w:proofErr w:type="gramStart"/>
      <w:r w:rsidR="004C31D8" w:rsidRPr="004B1AF8">
        <w:rPr>
          <w:lang w:val="en-US"/>
        </w:rPr>
        <w:t>Color(</w:t>
      </w:r>
      <w:proofErr w:type="gramEnd"/>
      <w:r w:rsidR="004C31D8" w:rsidRPr="004B1AF8">
        <w:rPr>
          <w:lang w:val="en-US"/>
        </w:rPr>
        <w:t>1, 0, 0, 0.5f);</w:t>
      </w:r>
    </w:p>
    <w:p w14:paraId="28A911A7" w14:textId="77777777" w:rsidR="00801019" w:rsidRDefault="004B1AF8" w:rsidP="004B1AF8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ins w:id="1559" w:author="Anton Log" w:date="2023-05-10T14:10:00Z"/>
          <w:lang w:val="en-US"/>
        </w:rPr>
      </w:pPr>
      <w:ins w:id="1560" w:author="Anton Log" w:date="2023-05-10T14:07:00Z">
        <w:r>
          <w:rPr>
            <w:lang w:val="en-US"/>
          </w:rPr>
          <w:t xml:space="preserve">    </w:t>
        </w:r>
      </w:ins>
      <w:proofErr w:type="gramStart"/>
      <w:r w:rsidR="004C31D8" w:rsidRPr="004B1AF8">
        <w:rPr>
          <w:lang w:val="en-US"/>
          <w:rPrChange w:id="1561" w:author="Anton Log" w:date="2023-05-10T14:07:00Z">
            <w:rPr>
              <w:color w:val="0000FF"/>
              <w:lang w:val="en-US"/>
            </w:rPr>
          </w:rPrChange>
        </w:rPr>
        <w:t>yield</w:t>
      </w:r>
      <w:proofErr w:type="gramEnd"/>
      <w:r w:rsidR="004C31D8" w:rsidRPr="004B1AF8">
        <w:rPr>
          <w:lang w:val="en-US"/>
        </w:rPr>
        <w:t xml:space="preserve"> </w:t>
      </w:r>
      <w:r w:rsidR="004C31D8" w:rsidRPr="004B1AF8">
        <w:rPr>
          <w:lang w:val="en-US"/>
          <w:rPrChange w:id="1562" w:author="Anton Log" w:date="2023-05-10T14:07:00Z">
            <w:rPr>
              <w:color w:val="0000FF"/>
              <w:lang w:val="en-US"/>
            </w:rPr>
          </w:rPrChange>
        </w:rPr>
        <w:t>return</w:t>
      </w:r>
      <w:r w:rsidR="004C31D8" w:rsidRPr="004B1AF8">
        <w:rPr>
          <w:lang w:val="en-US"/>
        </w:rPr>
        <w:t xml:space="preserve"> </w:t>
      </w:r>
      <w:r w:rsidR="004C31D8" w:rsidRPr="004B1AF8">
        <w:rPr>
          <w:lang w:val="en-US"/>
          <w:rPrChange w:id="1563" w:author="Anton Log" w:date="2023-05-10T14:07:00Z">
            <w:rPr>
              <w:color w:val="0000FF"/>
              <w:lang w:val="en-US"/>
            </w:rPr>
          </w:rPrChange>
        </w:rPr>
        <w:t>new</w:t>
      </w:r>
      <w:r w:rsidR="004C31D8" w:rsidRPr="004B1AF8">
        <w:rPr>
          <w:lang w:val="en-US"/>
        </w:rPr>
        <w:t xml:space="preserve"> </w:t>
      </w:r>
      <w:proofErr w:type="spellStart"/>
      <w:r w:rsidR="004C31D8" w:rsidRPr="004B1AF8">
        <w:rPr>
          <w:lang w:val="en-US"/>
        </w:rPr>
        <w:t>WaitForSeconds</w:t>
      </w:r>
      <w:proofErr w:type="spellEnd"/>
      <w:r w:rsidR="004C31D8" w:rsidRPr="004B1AF8">
        <w:rPr>
          <w:lang w:val="en-US"/>
        </w:rPr>
        <w:t>(</w:t>
      </w:r>
    </w:p>
    <w:p w14:paraId="661AEB4B" w14:textId="77777777" w:rsidR="00801019" w:rsidRDefault="00801019" w:rsidP="004B1AF8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ins w:id="1564" w:author="Anton Log" w:date="2023-05-10T14:10:00Z"/>
          <w:lang w:val="en-US"/>
        </w:rPr>
      </w:pPr>
      <w:ins w:id="1565" w:author="Anton Log" w:date="2023-05-10T14:10:00Z">
        <w:r>
          <w:rPr>
            <w:lang w:val="en-US"/>
          </w:rPr>
          <w:t xml:space="preserve">      </w:t>
        </w:r>
      </w:ins>
      <w:proofErr w:type="spellStart"/>
      <w:proofErr w:type="gramStart"/>
      <w:r w:rsidR="004C31D8" w:rsidRPr="004B1AF8">
        <w:rPr>
          <w:lang w:val="en-US"/>
        </w:rPr>
        <w:t>iframeDuration</w:t>
      </w:r>
      <w:proofErr w:type="spellEnd"/>
      <w:proofErr w:type="gramEnd"/>
      <w:r w:rsidR="004C31D8" w:rsidRPr="004B1AF8">
        <w:rPr>
          <w:lang w:val="en-US"/>
        </w:rPr>
        <w:t>/(</w:t>
      </w:r>
      <w:proofErr w:type="spellStart"/>
      <w:r w:rsidR="004C31D8" w:rsidRPr="004B1AF8">
        <w:rPr>
          <w:lang w:val="en-US"/>
        </w:rPr>
        <w:t>numberOfFlashes</w:t>
      </w:r>
      <w:proofErr w:type="spellEnd"/>
      <w:r w:rsidR="004C31D8" w:rsidRPr="004B1AF8">
        <w:rPr>
          <w:lang w:val="en-US"/>
        </w:rPr>
        <w:t xml:space="preserve"> * 2)</w:t>
      </w:r>
    </w:p>
    <w:p w14:paraId="219D1851" w14:textId="65FF764F" w:rsidR="004C31D8" w:rsidRPr="004B1AF8" w:rsidRDefault="00801019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1566" w:author="Anton Log" w:date="2023-05-10T14:07:00Z">
          <w:pPr>
            <w:pStyle w:val="aff7"/>
            <w:ind w:left="1440"/>
          </w:pPr>
        </w:pPrChange>
      </w:pPr>
      <w:ins w:id="1567" w:author="Anton Log" w:date="2023-05-10T14:10:00Z">
        <w:r>
          <w:rPr>
            <w:lang w:val="en-US"/>
          </w:rPr>
          <w:t xml:space="preserve">    </w:t>
        </w:r>
      </w:ins>
      <w:r w:rsidR="004C31D8" w:rsidRPr="004B1AF8">
        <w:rPr>
          <w:lang w:val="en-US"/>
        </w:rPr>
        <w:t>);</w:t>
      </w:r>
    </w:p>
    <w:p w14:paraId="22BAB052" w14:textId="1D70DDC5" w:rsidR="004C31D8" w:rsidRPr="00801019" w:rsidRDefault="00801019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1568" w:author="Anton Log" w:date="2023-05-10T14:07:00Z">
          <w:pPr>
            <w:pStyle w:val="aff7"/>
            <w:ind w:left="1440"/>
          </w:pPr>
        </w:pPrChange>
      </w:pPr>
      <w:ins w:id="1569" w:author="Anton Log" w:date="2023-05-10T14:10:00Z">
        <w:r>
          <w:rPr>
            <w:lang w:val="en-US"/>
          </w:rPr>
          <w:t xml:space="preserve">    </w:t>
        </w:r>
      </w:ins>
      <w:proofErr w:type="spellStart"/>
      <w:r w:rsidR="004C31D8" w:rsidRPr="00801019">
        <w:rPr>
          <w:lang w:val="en-US"/>
        </w:rPr>
        <w:t>spriteRend.color</w:t>
      </w:r>
      <w:proofErr w:type="spellEnd"/>
      <w:r w:rsidR="004C31D8" w:rsidRPr="00801019">
        <w:rPr>
          <w:lang w:val="en-US"/>
        </w:rPr>
        <w:t xml:space="preserve"> = </w:t>
      </w:r>
      <w:proofErr w:type="spellStart"/>
      <w:r w:rsidR="004C31D8" w:rsidRPr="00801019">
        <w:rPr>
          <w:lang w:val="en-US"/>
        </w:rPr>
        <w:t>Color.white</w:t>
      </w:r>
      <w:proofErr w:type="spellEnd"/>
      <w:r w:rsidR="004C31D8" w:rsidRPr="00801019">
        <w:rPr>
          <w:lang w:val="en-US"/>
        </w:rPr>
        <w:t>;</w:t>
      </w:r>
    </w:p>
    <w:p w14:paraId="6608357E" w14:textId="77777777" w:rsidR="00801019" w:rsidRDefault="00801019" w:rsidP="004B1AF8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ins w:id="1570" w:author="Anton Log" w:date="2023-05-10T14:10:00Z"/>
          <w:lang w:val="en-US"/>
        </w:rPr>
      </w:pPr>
      <w:ins w:id="1571" w:author="Anton Log" w:date="2023-05-10T14:10:00Z">
        <w:r>
          <w:rPr>
            <w:lang w:val="en-US"/>
          </w:rPr>
          <w:t xml:space="preserve">    </w:t>
        </w:r>
      </w:ins>
      <w:proofErr w:type="gramStart"/>
      <w:r w:rsidR="004C31D8" w:rsidRPr="00801019">
        <w:rPr>
          <w:lang w:val="en-US"/>
          <w:rPrChange w:id="1572" w:author="Anton Log" w:date="2023-05-10T14:10:00Z">
            <w:rPr>
              <w:color w:val="0000FF"/>
              <w:lang w:val="en-US"/>
            </w:rPr>
          </w:rPrChange>
        </w:rPr>
        <w:t>yield</w:t>
      </w:r>
      <w:proofErr w:type="gramEnd"/>
      <w:r w:rsidR="004C31D8" w:rsidRPr="00801019">
        <w:rPr>
          <w:lang w:val="en-US"/>
        </w:rPr>
        <w:t xml:space="preserve"> </w:t>
      </w:r>
      <w:r w:rsidR="004C31D8" w:rsidRPr="00801019">
        <w:rPr>
          <w:lang w:val="en-US"/>
          <w:rPrChange w:id="1573" w:author="Anton Log" w:date="2023-05-10T14:10:00Z">
            <w:rPr>
              <w:color w:val="0000FF"/>
              <w:lang w:val="en-US"/>
            </w:rPr>
          </w:rPrChange>
        </w:rPr>
        <w:t>return</w:t>
      </w:r>
      <w:r w:rsidR="004C31D8" w:rsidRPr="00801019">
        <w:rPr>
          <w:lang w:val="en-US"/>
        </w:rPr>
        <w:t xml:space="preserve"> </w:t>
      </w:r>
      <w:r w:rsidR="004C31D8" w:rsidRPr="00801019">
        <w:rPr>
          <w:lang w:val="en-US"/>
          <w:rPrChange w:id="1574" w:author="Anton Log" w:date="2023-05-10T14:10:00Z">
            <w:rPr>
              <w:color w:val="0000FF"/>
              <w:lang w:val="en-US"/>
            </w:rPr>
          </w:rPrChange>
        </w:rPr>
        <w:t>new</w:t>
      </w:r>
      <w:r w:rsidR="004C31D8" w:rsidRPr="00801019">
        <w:rPr>
          <w:lang w:val="en-US"/>
        </w:rPr>
        <w:t xml:space="preserve"> </w:t>
      </w:r>
      <w:proofErr w:type="spellStart"/>
      <w:r w:rsidR="004C31D8" w:rsidRPr="00801019">
        <w:rPr>
          <w:lang w:val="en-US"/>
        </w:rPr>
        <w:t>WaitForSeconds</w:t>
      </w:r>
      <w:proofErr w:type="spellEnd"/>
      <w:r w:rsidR="004C31D8" w:rsidRPr="00801019">
        <w:rPr>
          <w:lang w:val="en-US"/>
        </w:rPr>
        <w:t>(</w:t>
      </w:r>
    </w:p>
    <w:p w14:paraId="398D4075" w14:textId="77777777" w:rsidR="00801019" w:rsidRDefault="00801019" w:rsidP="004B1AF8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ins w:id="1575" w:author="Anton Log" w:date="2023-05-10T14:10:00Z"/>
          <w:lang w:val="en-US"/>
        </w:rPr>
      </w:pPr>
      <w:ins w:id="1576" w:author="Anton Log" w:date="2023-05-10T14:10:00Z">
        <w:r>
          <w:rPr>
            <w:lang w:val="en-US"/>
          </w:rPr>
          <w:t xml:space="preserve">      </w:t>
        </w:r>
      </w:ins>
      <w:proofErr w:type="spellStart"/>
      <w:proofErr w:type="gramStart"/>
      <w:r w:rsidR="004C31D8" w:rsidRPr="00801019">
        <w:rPr>
          <w:lang w:val="en-US"/>
        </w:rPr>
        <w:t>iframeDuration</w:t>
      </w:r>
      <w:proofErr w:type="spellEnd"/>
      <w:proofErr w:type="gramEnd"/>
      <w:r w:rsidR="004C31D8" w:rsidRPr="00801019">
        <w:rPr>
          <w:lang w:val="en-US"/>
        </w:rPr>
        <w:t xml:space="preserve"> / (</w:t>
      </w:r>
      <w:proofErr w:type="spellStart"/>
      <w:r w:rsidR="004C31D8" w:rsidRPr="00801019">
        <w:rPr>
          <w:lang w:val="en-US"/>
        </w:rPr>
        <w:t>numberOfFlashes</w:t>
      </w:r>
      <w:proofErr w:type="spellEnd"/>
      <w:r w:rsidR="004C31D8" w:rsidRPr="00801019">
        <w:rPr>
          <w:lang w:val="en-US"/>
        </w:rPr>
        <w:t xml:space="preserve"> * 2)</w:t>
      </w:r>
    </w:p>
    <w:p w14:paraId="6F0B0BE8" w14:textId="34DC2D10" w:rsidR="004C31D8" w:rsidRPr="00801019" w:rsidRDefault="00801019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1577" w:author="Anton Log" w:date="2023-05-10T14:07:00Z">
          <w:pPr>
            <w:pStyle w:val="aff7"/>
            <w:ind w:left="1440"/>
          </w:pPr>
        </w:pPrChange>
      </w:pPr>
      <w:ins w:id="1578" w:author="Anton Log" w:date="2023-05-10T14:10:00Z">
        <w:r>
          <w:rPr>
            <w:lang w:val="en-US"/>
          </w:rPr>
          <w:t xml:space="preserve">    </w:t>
        </w:r>
      </w:ins>
      <w:r w:rsidR="004C31D8" w:rsidRPr="00801019">
        <w:rPr>
          <w:lang w:val="en-US"/>
        </w:rPr>
        <w:t>);</w:t>
      </w:r>
    </w:p>
    <w:p w14:paraId="1ECF389F" w14:textId="62C6CCEA" w:rsidR="004C31D8" w:rsidRPr="00CC4CB0" w:rsidRDefault="00801019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1579" w:author="Anton Log" w:date="2023-05-10T14:07:00Z">
          <w:pPr>
            <w:pStyle w:val="aff7"/>
            <w:ind w:left="916"/>
          </w:pPr>
        </w:pPrChange>
      </w:pPr>
      <w:ins w:id="1580" w:author="Anton Log" w:date="2023-05-10T14:10:00Z">
        <w:r>
          <w:rPr>
            <w:lang w:val="en-US"/>
          </w:rPr>
          <w:t xml:space="preserve">  </w:t>
        </w:r>
      </w:ins>
      <w:r w:rsidR="004C31D8" w:rsidRPr="00CC4CB0">
        <w:rPr>
          <w:lang w:val="en-US"/>
        </w:rPr>
        <w:t>}</w:t>
      </w:r>
    </w:p>
    <w:p w14:paraId="0EBC00BC" w14:textId="550A385B" w:rsidR="004C31D8" w:rsidRPr="00CC4CB0" w:rsidRDefault="00801019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1581" w:author="Anton Log" w:date="2023-05-10T14:07:00Z">
          <w:pPr>
            <w:pStyle w:val="aff7"/>
            <w:ind w:left="916"/>
          </w:pPr>
        </w:pPrChange>
      </w:pPr>
      <w:ins w:id="1582" w:author="Anton Log" w:date="2023-05-10T14:10:00Z">
        <w:r>
          <w:rPr>
            <w:lang w:val="en-US"/>
          </w:rPr>
          <w:t xml:space="preserve">  </w:t>
        </w:r>
      </w:ins>
      <w:proofErr w:type="gramStart"/>
      <w:r w:rsidR="004C31D8" w:rsidRPr="00CC4CB0">
        <w:rPr>
          <w:lang w:val="en-US"/>
        </w:rPr>
        <w:t>invulnerability</w:t>
      </w:r>
      <w:proofErr w:type="gramEnd"/>
      <w:r w:rsidR="004C31D8" w:rsidRPr="00CC4CB0">
        <w:rPr>
          <w:lang w:val="en-US"/>
        </w:rPr>
        <w:t xml:space="preserve"> = </w:t>
      </w:r>
      <w:r w:rsidR="004C31D8" w:rsidRPr="00CC4CB0">
        <w:rPr>
          <w:lang w:val="en-US"/>
          <w:rPrChange w:id="1583" w:author="Anton Log" w:date="2023-05-10T17:27:00Z">
            <w:rPr>
              <w:color w:val="0000FF"/>
              <w:lang w:val="en-US"/>
            </w:rPr>
          </w:rPrChange>
        </w:rPr>
        <w:t>false</w:t>
      </w:r>
      <w:r w:rsidR="004C31D8" w:rsidRPr="00CC4CB0">
        <w:rPr>
          <w:lang w:val="en-US"/>
        </w:rPr>
        <w:t>;</w:t>
      </w:r>
    </w:p>
    <w:p w14:paraId="526C7DEF" w14:textId="324D5646" w:rsidR="004C31D8" w:rsidRPr="00CC4CB0" w:rsidRDefault="004C31D8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1584" w:author="Anton Log" w:date="2023-05-10T14:07:00Z">
          <w:pPr>
            <w:pStyle w:val="aff7"/>
            <w:ind w:left="720"/>
          </w:pPr>
        </w:pPrChange>
      </w:pPr>
      <w:r w:rsidRPr="00CC4CB0">
        <w:rPr>
          <w:lang w:val="en-US"/>
        </w:rPr>
        <w:t>}</w:t>
      </w:r>
    </w:p>
    <w:p w14:paraId="3544023B" w14:textId="17C3B862" w:rsidR="000532B1" w:rsidRDefault="006702DF" w:rsidP="000772EE">
      <w:r>
        <w:t>Функция</w:t>
      </w:r>
      <w:r w:rsidRPr="00CC4CB0">
        <w:rPr>
          <w:lang w:val="en-US"/>
        </w:rPr>
        <w:t xml:space="preserve"> </w:t>
      </w:r>
      <w:r w:rsidR="001E35C9" w:rsidRPr="00CC4CB0">
        <w:rPr>
          <w:rStyle w:val="aff8"/>
          <w:rFonts w:eastAsiaTheme="minorHAnsi"/>
          <w:lang w:val="en-US"/>
          <w:rPrChange w:id="1585" w:author="Anton Log" w:date="2023-05-10T17:27:00Z">
            <w:rPr>
              <w:lang w:val="en-US"/>
            </w:rPr>
          </w:rPrChange>
        </w:rPr>
        <w:t>Invulnerability</w:t>
      </w:r>
      <w:r w:rsidR="001E35C9" w:rsidRPr="00CC4CB0">
        <w:rPr>
          <w:lang w:val="en-US"/>
        </w:rPr>
        <w:t xml:space="preserve"> </w:t>
      </w:r>
      <w:r w:rsidR="001E35C9">
        <w:t>начинается</w:t>
      </w:r>
      <w:r w:rsidR="001E35C9" w:rsidRPr="00CC4CB0">
        <w:rPr>
          <w:lang w:val="en-US"/>
        </w:rPr>
        <w:t xml:space="preserve"> </w:t>
      </w:r>
      <w:r w:rsidR="001E35C9">
        <w:t>с</w:t>
      </w:r>
      <w:r w:rsidR="001E35C9" w:rsidRPr="00CC4CB0">
        <w:rPr>
          <w:lang w:val="en-US"/>
        </w:rPr>
        <w:t xml:space="preserve"> </w:t>
      </w:r>
      <w:r w:rsidR="001E35C9">
        <w:t>установления</w:t>
      </w:r>
      <w:r w:rsidR="001E35C9" w:rsidRPr="00CC4CB0">
        <w:rPr>
          <w:lang w:val="en-US"/>
        </w:rPr>
        <w:t xml:space="preserve"> </w:t>
      </w:r>
      <w:r w:rsidR="001E35C9">
        <w:t>флага</w:t>
      </w:r>
      <w:r w:rsidR="001E35C9" w:rsidRPr="00CC4CB0">
        <w:rPr>
          <w:lang w:val="en-US"/>
        </w:rPr>
        <w:t xml:space="preserve"> </w:t>
      </w:r>
      <w:r w:rsidR="001E35C9" w:rsidRPr="00CC4CB0">
        <w:rPr>
          <w:rStyle w:val="aff8"/>
          <w:rFonts w:eastAsiaTheme="minorHAnsi"/>
          <w:lang w:val="en-US"/>
          <w:rPrChange w:id="1586" w:author="Anton Log" w:date="2023-05-10T17:27:00Z">
            <w:rPr>
              <w:lang w:val="en-US"/>
            </w:rPr>
          </w:rPrChange>
        </w:rPr>
        <w:t>invulnerability</w:t>
      </w:r>
      <w:r w:rsidR="001E35C9" w:rsidRPr="00CC4CB0">
        <w:rPr>
          <w:lang w:val="en-US"/>
        </w:rPr>
        <w:t xml:space="preserve"> </w:t>
      </w:r>
      <w:r w:rsidR="008C5F59">
        <w:t>в</w:t>
      </w:r>
      <w:r w:rsidR="008C5F59" w:rsidRPr="00CC4CB0">
        <w:rPr>
          <w:lang w:val="en-US"/>
        </w:rPr>
        <w:t xml:space="preserve"> </w:t>
      </w:r>
      <w:r w:rsidR="008C5F59">
        <w:t>значение</w:t>
      </w:r>
      <w:r w:rsidR="001E35C9" w:rsidRPr="00CC4CB0">
        <w:rPr>
          <w:lang w:val="en-US"/>
        </w:rPr>
        <w:t xml:space="preserve"> </w:t>
      </w:r>
      <w:r w:rsidR="001E35C9" w:rsidRPr="00CC4CB0">
        <w:rPr>
          <w:rStyle w:val="aff8"/>
          <w:rFonts w:eastAsiaTheme="minorHAnsi"/>
          <w:lang w:val="en-US"/>
          <w:rPrChange w:id="1587" w:author="Anton Log" w:date="2023-05-10T17:27:00Z">
            <w:rPr>
              <w:lang w:val="en-US"/>
            </w:rPr>
          </w:rPrChange>
        </w:rPr>
        <w:t>true</w:t>
      </w:r>
      <w:r w:rsidR="001E35C9" w:rsidRPr="00CC4CB0">
        <w:rPr>
          <w:lang w:val="en-US"/>
        </w:rPr>
        <w:t xml:space="preserve">, </w:t>
      </w:r>
      <w:r w:rsidR="001E35C9">
        <w:t>что</w:t>
      </w:r>
      <w:r w:rsidR="001E35C9" w:rsidRPr="00CC4CB0">
        <w:rPr>
          <w:lang w:val="en-US"/>
        </w:rPr>
        <w:t xml:space="preserve"> </w:t>
      </w:r>
      <w:r w:rsidR="00150F9E">
        <w:t>предотвращает</w:t>
      </w:r>
      <w:r w:rsidR="00150F9E" w:rsidRPr="00CC4CB0">
        <w:rPr>
          <w:lang w:val="en-US"/>
        </w:rPr>
        <w:t xml:space="preserve"> </w:t>
      </w:r>
      <w:r w:rsidR="00150F9E">
        <w:t>снятие</w:t>
      </w:r>
      <w:r w:rsidR="00150F9E" w:rsidRPr="00CC4CB0">
        <w:rPr>
          <w:lang w:val="en-US"/>
        </w:rPr>
        <w:t xml:space="preserve"> </w:t>
      </w:r>
      <w:r w:rsidR="00150F9E">
        <w:t>очков</w:t>
      </w:r>
      <w:r w:rsidR="00150F9E" w:rsidRPr="00CC4CB0">
        <w:rPr>
          <w:lang w:val="en-US"/>
        </w:rPr>
        <w:t xml:space="preserve"> </w:t>
      </w:r>
      <w:r w:rsidR="00150F9E">
        <w:t>здоровья</w:t>
      </w:r>
      <w:r w:rsidR="00150F9E" w:rsidRPr="00CC4CB0">
        <w:rPr>
          <w:lang w:val="en-US"/>
        </w:rPr>
        <w:t xml:space="preserve"> </w:t>
      </w:r>
      <w:r w:rsidR="00150F9E">
        <w:lastRenderedPageBreak/>
        <w:t>игрока</w:t>
      </w:r>
      <w:r w:rsidR="00150F9E" w:rsidRPr="00CC4CB0">
        <w:rPr>
          <w:lang w:val="en-US"/>
        </w:rPr>
        <w:t xml:space="preserve"> </w:t>
      </w:r>
      <w:r w:rsidR="00150F9E">
        <w:t>при</w:t>
      </w:r>
      <w:r w:rsidR="00150F9E" w:rsidRPr="00CC4CB0">
        <w:rPr>
          <w:lang w:val="en-US"/>
        </w:rPr>
        <w:t xml:space="preserve"> </w:t>
      </w:r>
      <w:r w:rsidR="00150F9E">
        <w:t>выполнении</w:t>
      </w:r>
      <w:r w:rsidR="00150F9E" w:rsidRPr="00CC4CB0">
        <w:rPr>
          <w:lang w:val="en-US"/>
        </w:rPr>
        <w:t xml:space="preserve"> </w:t>
      </w:r>
      <w:r w:rsidR="00150F9E">
        <w:t>функции</w:t>
      </w:r>
      <w:r w:rsidR="00150F9E" w:rsidRPr="00CC4CB0">
        <w:rPr>
          <w:lang w:val="en-US"/>
        </w:rPr>
        <w:t xml:space="preserve"> </w:t>
      </w:r>
      <w:proofErr w:type="spellStart"/>
      <w:r w:rsidR="00150F9E" w:rsidRPr="00CC4CB0">
        <w:rPr>
          <w:rStyle w:val="aff8"/>
          <w:rFonts w:eastAsiaTheme="minorHAnsi"/>
          <w:lang w:val="en-US"/>
          <w:rPrChange w:id="1588" w:author="Anton Log" w:date="2023-05-10T17:27:00Z">
            <w:rPr>
              <w:lang w:val="en-US"/>
            </w:rPr>
          </w:rPrChange>
        </w:rPr>
        <w:t>TakeDamage</w:t>
      </w:r>
      <w:proofErr w:type="spellEnd"/>
      <w:r w:rsidR="005D6B7F" w:rsidRPr="00CC4CB0">
        <w:rPr>
          <w:lang w:val="en-US"/>
        </w:rPr>
        <w:t xml:space="preserve">. </w:t>
      </w:r>
      <w:r w:rsidR="005F688E">
        <w:t>Далее</w:t>
      </w:r>
      <w:r w:rsidR="00570D5D">
        <w:t xml:space="preserve"> запускается цикл, где</w:t>
      </w:r>
      <w:r w:rsidR="005F688E">
        <w:t xml:space="preserve"> в зависимости от количества «вспышек» изменяется цвет изображения игрока с помощью свойства </w:t>
      </w:r>
      <w:proofErr w:type="spellStart"/>
      <w:r w:rsidR="00AE765F" w:rsidRPr="00D17072">
        <w:rPr>
          <w:rStyle w:val="aff8"/>
          <w:rFonts w:eastAsiaTheme="minorHAnsi"/>
          <w:rPrChange w:id="1589" w:author="Anton Log" w:date="2023-05-10T14:11:00Z">
            <w:rPr>
              <w:lang w:val="en-US"/>
            </w:rPr>
          </w:rPrChange>
        </w:rPr>
        <w:t>color</w:t>
      </w:r>
      <w:proofErr w:type="spellEnd"/>
      <w:r w:rsidR="00AE765F" w:rsidRPr="00AE765F">
        <w:t xml:space="preserve"> </w:t>
      </w:r>
      <w:r w:rsidR="00AE765F">
        <w:t xml:space="preserve">компонента </w:t>
      </w:r>
      <w:proofErr w:type="spellStart"/>
      <w:r w:rsidR="005F688E" w:rsidRPr="00D17072">
        <w:rPr>
          <w:rStyle w:val="aff8"/>
          <w:rFonts w:eastAsiaTheme="minorHAnsi"/>
          <w:rPrChange w:id="1590" w:author="Anton Log" w:date="2023-05-10T14:11:00Z">
            <w:rPr>
              <w:lang w:val="en-US"/>
            </w:rPr>
          </w:rPrChange>
        </w:rPr>
        <w:t>SpriteRenderer</w:t>
      </w:r>
      <w:proofErr w:type="spellEnd"/>
      <w:r w:rsidR="00D73EE8">
        <w:t>.</w:t>
      </w:r>
      <w:r w:rsidR="002A3A3A">
        <w:t xml:space="preserve"> </w:t>
      </w:r>
      <w:r w:rsidR="005E606F">
        <w:t xml:space="preserve">Между сменами цветов устанавливается время ожидания, и после выхода из </w:t>
      </w:r>
      <w:r w:rsidR="000F02B7" w:rsidRPr="000F02B7">
        <w:t>цикла</w:t>
      </w:r>
      <w:r w:rsidR="000819FE">
        <w:t xml:space="preserve"> неуязвимость заканчивается.</w:t>
      </w:r>
    </w:p>
    <w:p w14:paraId="76FED181" w14:textId="30A82E09" w:rsidR="00274A18" w:rsidRDefault="00274A18" w:rsidP="00274A18">
      <w:pPr>
        <w:pStyle w:val="21"/>
      </w:pPr>
      <w:bookmarkStart w:id="1591" w:name="_Toc134632481"/>
      <w:r>
        <w:t>Реализация рукопашного боя игрового персонажа</w:t>
      </w:r>
      <w:bookmarkEnd w:id="1591"/>
    </w:p>
    <w:p w14:paraId="5866CE3D" w14:textId="0C22C690" w:rsidR="00BC588B" w:rsidRDefault="00677612" w:rsidP="000772EE">
      <w:r>
        <w:t xml:space="preserve">Атака происходит при нажатии Левой кнопки мыши, и если после прошлой атаки прошло заданное количество времени, то начинает </w:t>
      </w:r>
      <w:del w:id="1592" w:author="Anton Log" w:date="2023-05-10T14:11:00Z">
        <w:r w:rsidDel="00491538">
          <w:delText xml:space="preserve">проигрываться </w:delText>
        </w:r>
      </w:del>
      <w:ins w:id="1593" w:author="Anton Log" w:date="2023-05-10T14:11:00Z">
        <w:r w:rsidR="00491538">
          <w:rPr>
            <w:lang w:val="ru-BY"/>
          </w:rPr>
          <w:t>воспроизводиться</w:t>
        </w:r>
        <w:r w:rsidR="00491538">
          <w:t xml:space="preserve"> </w:t>
        </w:r>
      </w:ins>
      <w:r>
        <w:t>запись анимации атаки игрока.</w:t>
      </w:r>
      <w:r w:rsidR="00130B40">
        <w:t xml:space="preserve"> В середине кадра в момент удара мечом происходит проверка, находится ли противник в пределах </w:t>
      </w:r>
      <w:del w:id="1594" w:author="Anton Log" w:date="2023-05-10T14:12:00Z">
        <w:r w:rsidR="00130B40" w:rsidDel="002D51E2">
          <w:delText xml:space="preserve">некоторой </w:delText>
        </w:r>
      </w:del>
      <w:ins w:id="1595" w:author="Anton Log" w:date="2023-05-10T14:12:00Z">
        <w:r w:rsidR="002D51E2">
          <w:rPr>
            <w:lang w:val="ru-BY"/>
          </w:rPr>
          <w:t>определенной</w:t>
        </w:r>
        <w:r w:rsidR="002D51E2">
          <w:t xml:space="preserve"> </w:t>
        </w:r>
      </w:ins>
      <w:r w:rsidR="00130B40">
        <w:t>зоны перед игроком.</w:t>
      </w:r>
      <w:r w:rsidR="00AE24CD">
        <w:t xml:space="preserve"> Для этого перед игроком создается виртуальный прямоугольник, длину и </w:t>
      </w:r>
      <w:del w:id="1596" w:author="Anton Log" w:date="2023-05-10T14:12:00Z">
        <w:r w:rsidR="00AE24CD" w:rsidDel="003A5909">
          <w:delText>отдаленность</w:delText>
        </w:r>
        <w:r w:rsidR="00EC1E1F" w:rsidDel="003A5909">
          <w:delText xml:space="preserve"> </w:delText>
        </w:r>
      </w:del>
      <w:ins w:id="1597" w:author="Anton Log" w:date="2023-05-10T14:12:00Z">
        <w:r w:rsidR="003A5909">
          <w:rPr>
            <w:lang w:val="ru-BY"/>
          </w:rPr>
          <w:t>расстояние</w:t>
        </w:r>
        <w:r w:rsidR="003A5909">
          <w:t xml:space="preserve"> </w:t>
        </w:r>
      </w:ins>
      <w:del w:id="1598" w:author="Anton Log" w:date="2023-05-10T14:12:00Z">
        <w:r w:rsidR="00EC1E1F" w:rsidDel="00686FAC">
          <w:delText>от игрока</w:delText>
        </w:r>
      </w:del>
      <w:ins w:id="1599" w:author="Anton Log" w:date="2023-05-10T14:12:00Z">
        <w:r w:rsidR="00686FAC">
          <w:t>от игрока</w:t>
        </w:r>
        <w:del w:id="1600" w:author="AdminNB" w:date="2023-05-10T22:17:00Z">
          <w:r w:rsidR="00686FAC" w:rsidDel="00577837">
            <w:delText>,</w:delText>
          </w:r>
        </w:del>
      </w:ins>
      <w:r w:rsidR="00AE24CD">
        <w:t xml:space="preserve"> которого определяется разработчиком предварительно с помощью </w:t>
      </w:r>
      <w:del w:id="1601" w:author="Anton Log" w:date="2023-05-10T14:12:00Z">
        <w:r w:rsidR="00AE24CD" w:rsidDel="00FA7EAD">
          <w:delText xml:space="preserve">сериализованных </w:delText>
        </w:r>
      </w:del>
      <w:r w:rsidR="00AE24CD">
        <w:t xml:space="preserve">полей </w:t>
      </w:r>
      <w:proofErr w:type="spellStart"/>
      <w:r w:rsidR="00AE24CD" w:rsidRPr="00FA7EAD">
        <w:rPr>
          <w:rStyle w:val="aff8"/>
          <w:rFonts w:eastAsiaTheme="minorHAnsi"/>
          <w:rPrChange w:id="1602" w:author="Anton Log" w:date="2023-05-10T14:12:00Z">
            <w:rPr>
              <w:lang w:val="en-US"/>
            </w:rPr>
          </w:rPrChange>
        </w:rPr>
        <w:t>range</w:t>
      </w:r>
      <w:proofErr w:type="spellEnd"/>
      <w:r w:rsidR="00AE24CD" w:rsidRPr="00AE24CD">
        <w:t xml:space="preserve"> </w:t>
      </w:r>
      <w:r w:rsidR="00D52C07">
        <w:t xml:space="preserve">и </w:t>
      </w:r>
      <w:proofErr w:type="spellStart"/>
      <w:r w:rsidR="00AE24CD" w:rsidRPr="00FA7EAD">
        <w:rPr>
          <w:rStyle w:val="aff8"/>
          <w:rFonts w:eastAsiaTheme="minorHAnsi"/>
          <w:rPrChange w:id="1603" w:author="Anton Log" w:date="2023-05-10T14:12:00Z">
            <w:rPr>
              <w:lang w:val="en-US"/>
            </w:rPr>
          </w:rPrChange>
        </w:rPr>
        <w:t>colliderDistance</w:t>
      </w:r>
      <w:proofErr w:type="spellEnd"/>
      <w:r w:rsidR="00AE24CD">
        <w:t xml:space="preserve"> </w:t>
      </w:r>
      <w:r w:rsidR="00290926">
        <w:t>в</w:t>
      </w:r>
      <w:r w:rsidR="00AE24CD">
        <w:t xml:space="preserve">нутри </w:t>
      </w:r>
      <w:r w:rsidR="00AE24CD">
        <w:rPr>
          <w:lang w:val="en-US"/>
        </w:rPr>
        <w:t>Unity</w:t>
      </w:r>
      <w:r w:rsidR="00AE24CD" w:rsidRPr="00AE24CD">
        <w:t xml:space="preserve"> </w:t>
      </w:r>
      <w:r w:rsidR="00AE24CD">
        <w:rPr>
          <w:lang w:val="en-US"/>
        </w:rPr>
        <w:t>Editor</w:t>
      </w:r>
      <w:r w:rsidR="00290926" w:rsidRPr="00290926">
        <w:t>.</w:t>
      </w:r>
    </w:p>
    <w:p w14:paraId="42220E64" w14:textId="295BE774" w:rsidR="00EE3065" w:rsidRDefault="00EE3065" w:rsidP="000772EE">
      <w:del w:id="1604" w:author="Anton Log" w:date="2023-05-10T14:13:00Z">
        <w:r w:rsidDel="007F4169">
          <w:delText>Пример к</w:delText>
        </w:r>
      </w:del>
      <w:ins w:id="1605" w:author="Anton Log" w:date="2023-05-10T14:13:00Z">
        <w:r w:rsidR="007F4169">
          <w:rPr>
            <w:lang w:val="ru-BY"/>
          </w:rPr>
          <w:t>К</w:t>
        </w:r>
      </w:ins>
      <w:r>
        <w:t>од</w:t>
      </w:r>
      <w:ins w:id="1606" w:author="Anton Log" w:date="2023-05-10T14:13:00Z">
        <w:r w:rsidR="007F4169">
          <w:rPr>
            <w:lang w:val="ru-BY"/>
          </w:rPr>
          <w:t xml:space="preserve"> проверки на наличие противника в зоне атаки</w:t>
        </w:r>
      </w:ins>
      <w:del w:id="1607" w:author="Anton Log" w:date="2023-05-10T14:13:00Z">
        <w:r w:rsidDel="007F4169">
          <w:delText>а</w:delText>
        </w:r>
      </w:del>
      <w:r>
        <w:t xml:space="preserve"> можно </w:t>
      </w:r>
      <w:del w:id="1608" w:author="Anton Log" w:date="2023-05-10T14:13:00Z">
        <w:r w:rsidDel="000D7362">
          <w:delText xml:space="preserve">увидеть </w:delText>
        </w:r>
      </w:del>
      <w:ins w:id="1609" w:author="Anton Log" w:date="2023-05-10T14:13:00Z">
        <w:r w:rsidR="000D7362">
          <w:t>увидеть</w:t>
        </w:r>
        <w:r w:rsidR="00FC5EB3">
          <w:rPr>
            <w:lang w:val="ru-BY"/>
          </w:rPr>
          <w:t xml:space="preserve"> </w:t>
        </w:r>
      </w:ins>
      <w:del w:id="1610" w:author="Anton Log" w:date="2023-05-10T14:13:00Z">
        <w:r w:rsidDel="00FC5EB3">
          <w:delText xml:space="preserve">на </w:delText>
        </w:r>
      </w:del>
      <w:ins w:id="1611" w:author="Anton Log" w:date="2023-05-10T14:13:00Z">
        <w:r w:rsidR="00FC5EB3">
          <w:t>на</w:t>
        </w:r>
        <w:r w:rsidR="00FC5EB3">
          <w:rPr>
            <w:lang w:val="ru-BY"/>
          </w:rPr>
          <w:t> </w:t>
        </w:r>
      </w:ins>
      <w:del w:id="1612" w:author="Anton Log" w:date="2023-05-10T14:13:00Z">
        <w:r w:rsidDel="001716E3">
          <w:delText xml:space="preserve">листинге </w:delText>
        </w:r>
      </w:del>
      <w:ins w:id="1613" w:author="Anton Log" w:date="2023-05-10T14:13:00Z">
        <w:r w:rsidR="001716E3">
          <w:t>листинге</w:t>
        </w:r>
        <w:r w:rsidR="001716E3">
          <w:rPr>
            <w:lang w:val="ru-BY"/>
          </w:rPr>
          <w:t> </w:t>
        </w:r>
      </w:ins>
      <w:r>
        <w:t>2.10</w:t>
      </w:r>
      <w:ins w:id="1614" w:author="Anton Log" w:date="2023-05-10T14:13:00Z">
        <w:r w:rsidR="007F4169">
          <w:rPr>
            <w:lang w:val="ru-BY"/>
          </w:rPr>
          <w:t xml:space="preserve"> ниже.</w:t>
        </w:r>
      </w:ins>
      <w:del w:id="1615" w:author="Anton Log" w:date="2023-05-10T14:13:00Z">
        <w:r w:rsidDel="007F4169">
          <w:delText>:</w:delText>
        </w:r>
      </w:del>
    </w:p>
    <w:p w14:paraId="5BD09C3D" w14:textId="4221B916" w:rsidR="00EE3065" w:rsidRPr="00B96235" w:rsidRDefault="00EE3065" w:rsidP="00EE3065">
      <w:pPr>
        <w:pStyle w:val="afffd"/>
      </w:pPr>
      <w:r>
        <w:t>Листинг 2.10 – Проверка наличие противника в зоне атаки</w:t>
      </w:r>
    </w:p>
    <w:p w14:paraId="4E66D2C2" w14:textId="77777777" w:rsidR="00BC588B" w:rsidRPr="00CC4CB0" w:rsidRDefault="00BC588B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1616" w:author="Anton Log" w:date="2023-05-10T14:14:00Z">
          <w:pPr>
            <w:pStyle w:val="aff7"/>
            <w:ind w:left="720"/>
          </w:pPr>
        </w:pPrChange>
      </w:pPr>
      <w:proofErr w:type="gramStart"/>
      <w:r w:rsidRPr="00CC4CB0">
        <w:rPr>
          <w:lang w:val="en-US"/>
          <w:rPrChange w:id="1617" w:author="Anton Log" w:date="2023-05-10T17:27:00Z">
            <w:rPr>
              <w:color w:val="0000FF"/>
              <w:lang w:val="en-US"/>
            </w:rPr>
          </w:rPrChange>
        </w:rPr>
        <w:t>private</w:t>
      </w:r>
      <w:proofErr w:type="gramEnd"/>
      <w:r w:rsidRPr="00CC4CB0">
        <w:rPr>
          <w:lang w:val="en-US"/>
        </w:rPr>
        <w:t xml:space="preserve"> </w:t>
      </w:r>
      <w:r w:rsidRPr="00CC4CB0">
        <w:rPr>
          <w:lang w:val="en-US"/>
          <w:rPrChange w:id="1618" w:author="Anton Log" w:date="2023-05-10T17:27:00Z">
            <w:rPr>
              <w:color w:val="0000FF"/>
              <w:lang w:val="en-US"/>
            </w:rPr>
          </w:rPrChange>
        </w:rPr>
        <w:t>bool</w:t>
      </w:r>
      <w:r w:rsidRPr="00CC4CB0">
        <w:rPr>
          <w:lang w:val="en-US"/>
        </w:rPr>
        <w:t xml:space="preserve"> </w:t>
      </w:r>
      <w:proofErr w:type="spellStart"/>
      <w:r w:rsidRPr="00CC4CB0">
        <w:rPr>
          <w:lang w:val="en-US"/>
        </w:rPr>
        <w:t>EnemyInSight</w:t>
      </w:r>
      <w:proofErr w:type="spellEnd"/>
      <w:r w:rsidRPr="00CC4CB0">
        <w:rPr>
          <w:lang w:val="en-US"/>
        </w:rPr>
        <w:t>()</w:t>
      </w:r>
    </w:p>
    <w:p w14:paraId="59B03065" w14:textId="5FC8F7B4" w:rsidR="00BC588B" w:rsidRPr="00CC4CB0" w:rsidRDefault="00BC588B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1619" w:author="Anton Log" w:date="2023-05-10T14:14:00Z">
          <w:pPr>
            <w:pStyle w:val="aff7"/>
            <w:ind w:left="720"/>
          </w:pPr>
        </w:pPrChange>
      </w:pPr>
      <w:r w:rsidRPr="00CC4CB0">
        <w:rPr>
          <w:lang w:val="en-US"/>
        </w:rPr>
        <w:t>{</w:t>
      </w:r>
    </w:p>
    <w:p w14:paraId="61812FC9" w14:textId="454331DB" w:rsidR="00FE2FCC" w:rsidRDefault="00FE2FCC" w:rsidP="00FE2FCC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ins w:id="1620" w:author="Anton Log" w:date="2023-05-10T14:14:00Z"/>
          <w:lang w:val="en-US"/>
        </w:rPr>
      </w:pPr>
      <w:ins w:id="1621" w:author="Anton Log" w:date="2023-05-10T14:14:00Z">
        <w:r>
          <w:rPr>
            <w:lang w:val="ru-BY"/>
          </w:rPr>
          <w:t xml:space="preserve">  </w:t>
        </w:r>
      </w:ins>
      <w:r w:rsidR="00BC588B" w:rsidRPr="00FE2FCC">
        <w:rPr>
          <w:lang w:val="en-US"/>
        </w:rPr>
        <w:t xml:space="preserve">RaycastHit2D hit = </w:t>
      </w:r>
      <w:proofErr w:type="gramStart"/>
      <w:r w:rsidR="00BC588B" w:rsidRPr="00FE2FCC">
        <w:rPr>
          <w:lang w:val="en-US"/>
        </w:rPr>
        <w:t>Physics2D.BoxCast(</w:t>
      </w:r>
      <w:proofErr w:type="gramEnd"/>
    </w:p>
    <w:p w14:paraId="1FBA3BA9" w14:textId="77777777" w:rsidR="00FE2FCC" w:rsidRDefault="00FE2FCC" w:rsidP="00FE2FCC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ins w:id="1622" w:author="Anton Log" w:date="2023-05-10T14:14:00Z"/>
          <w:lang w:val="en-US"/>
        </w:rPr>
      </w:pPr>
      <w:ins w:id="1623" w:author="Anton Log" w:date="2023-05-10T14:14:00Z">
        <w:r>
          <w:rPr>
            <w:lang w:val="ru-BY"/>
          </w:rPr>
          <w:t xml:space="preserve">    </w:t>
        </w:r>
      </w:ins>
      <w:proofErr w:type="spellStart"/>
      <w:r w:rsidR="00BC588B" w:rsidRPr="00FE2FCC">
        <w:rPr>
          <w:lang w:val="en-US"/>
        </w:rPr>
        <w:t>boxCollider.bounds.center</w:t>
      </w:r>
      <w:proofErr w:type="spellEnd"/>
      <w:r w:rsidR="00BC588B" w:rsidRPr="00FE2FCC">
        <w:rPr>
          <w:lang w:val="en-US"/>
        </w:rPr>
        <w:t xml:space="preserve"> + </w:t>
      </w:r>
      <w:proofErr w:type="spellStart"/>
      <w:r w:rsidR="00BC588B" w:rsidRPr="00FE2FCC">
        <w:rPr>
          <w:lang w:val="en-US"/>
        </w:rPr>
        <w:t>transform.right</w:t>
      </w:r>
      <w:proofErr w:type="spellEnd"/>
      <w:r w:rsidR="00BC588B" w:rsidRPr="00FE2FCC">
        <w:rPr>
          <w:lang w:val="en-US"/>
        </w:rPr>
        <w:t xml:space="preserve"> </w:t>
      </w:r>
    </w:p>
    <w:p w14:paraId="573D7D50" w14:textId="72B58558" w:rsidR="00BC588B" w:rsidRPr="00FE2FCC" w:rsidRDefault="00FE2FCC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1624" w:author="Anton Log" w:date="2023-05-10T14:14:00Z">
          <w:pPr>
            <w:pStyle w:val="aff7"/>
            <w:ind w:left="916"/>
          </w:pPr>
        </w:pPrChange>
      </w:pPr>
      <w:ins w:id="1625" w:author="Anton Log" w:date="2023-05-10T14:14:00Z">
        <w:r>
          <w:rPr>
            <w:lang w:val="ru-BY"/>
          </w:rPr>
          <w:t xml:space="preserve">    </w:t>
        </w:r>
      </w:ins>
      <w:r w:rsidR="00BC588B" w:rsidRPr="00FE2FCC">
        <w:rPr>
          <w:lang w:val="en-US"/>
        </w:rPr>
        <w:t xml:space="preserve">* </w:t>
      </w:r>
      <w:proofErr w:type="gramStart"/>
      <w:r w:rsidR="00BC588B" w:rsidRPr="00FE2FCC">
        <w:rPr>
          <w:lang w:val="en-US"/>
        </w:rPr>
        <w:t>range</w:t>
      </w:r>
      <w:proofErr w:type="gramEnd"/>
      <w:ins w:id="1626" w:author="Anton Log" w:date="2023-05-10T14:14:00Z">
        <w:r>
          <w:rPr>
            <w:lang w:val="ru-BY"/>
          </w:rPr>
          <w:t xml:space="preserve"> </w:t>
        </w:r>
      </w:ins>
      <w:r w:rsidR="00BC588B" w:rsidRPr="00FE2FCC">
        <w:rPr>
          <w:lang w:val="en-US"/>
        </w:rPr>
        <w:t>*</w:t>
      </w:r>
      <w:ins w:id="1627" w:author="Anton Log" w:date="2023-05-10T14:14:00Z">
        <w:r>
          <w:rPr>
            <w:lang w:val="ru-BY"/>
          </w:rPr>
          <w:t xml:space="preserve"> </w:t>
        </w:r>
      </w:ins>
      <w:proofErr w:type="spellStart"/>
      <w:r w:rsidR="00BC588B" w:rsidRPr="00FE2FCC">
        <w:rPr>
          <w:lang w:val="en-US"/>
        </w:rPr>
        <w:t>transform.localScale.x</w:t>
      </w:r>
      <w:proofErr w:type="spellEnd"/>
      <w:r w:rsidR="00BC588B" w:rsidRPr="00FE2FCC">
        <w:rPr>
          <w:lang w:val="en-US"/>
        </w:rPr>
        <w:t xml:space="preserve"> * </w:t>
      </w:r>
      <w:proofErr w:type="spellStart"/>
      <w:r w:rsidR="00BC588B" w:rsidRPr="00FE2FCC">
        <w:rPr>
          <w:lang w:val="en-US"/>
        </w:rPr>
        <w:t>colliderDistance</w:t>
      </w:r>
      <w:proofErr w:type="spellEnd"/>
      <w:r w:rsidR="00BC588B" w:rsidRPr="00FE2FCC">
        <w:rPr>
          <w:lang w:val="en-US"/>
        </w:rPr>
        <w:t>,</w:t>
      </w:r>
    </w:p>
    <w:p w14:paraId="45E594B0" w14:textId="77777777" w:rsidR="00FE2FCC" w:rsidRDefault="00FE2FCC" w:rsidP="00FE2FCC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ins w:id="1628" w:author="Anton Log" w:date="2023-05-10T14:14:00Z"/>
          <w:lang w:val="en-US"/>
        </w:rPr>
      </w:pPr>
      <w:ins w:id="1629" w:author="Anton Log" w:date="2023-05-10T14:14:00Z">
        <w:r>
          <w:rPr>
            <w:lang w:val="ru-BY"/>
          </w:rPr>
          <w:t xml:space="preserve">    </w:t>
        </w:r>
      </w:ins>
      <w:proofErr w:type="gramStart"/>
      <w:r w:rsidR="00BC588B" w:rsidRPr="00FE2FCC">
        <w:rPr>
          <w:lang w:val="en-US"/>
          <w:rPrChange w:id="1630" w:author="Anton Log" w:date="2023-05-10T14:14:00Z">
            <w:rPr>
              <w:color w:val="0000FF"/>
              <w:lang w:val="en-US"/>
            </w:rPr>
          </w:rPrChange>
        </w:rPr>
        <w:t>new</w:t>
      </w:r>
      <w:proofErr w:type="gramEnd"/>
      <w:r w:rsidR="00BC588B" w:rsidRPr="00FE2FCC">
        <w:rPr>
          <w:lang w:val="en-US"/>
        </w:rPr>
        <w:t xml:space="preserve"> Vector3(</w:t>
      </w:r>
    </w:p>
    <w:p w14:paraId="01742757" w14:textId="77777777" w:rsidR="00FE2FCC" w:rsidRDefault="00FE2FCC" w:rsidP="00FE2FCC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ins w:id="1631" w:author="Anton Log" w:date="2023-05-10T14:15:00Z"/>
          <w:lang w:val="en-US"/>
        </w:rPr>
      </w:pPr>
      <w:ins w:id="1632" w:author="Anton Log" w:date="2023-05-10T14:15:00Z">
        <w:r>
          <w:rPr>
            <w:lang w:val="ru-BY"/>
          </w:rPr>
          <w:t xml:space="preserve">      </w:t>
        </w:r>
      </w:ins>
      <w:proofErr w:type="spellStart"/>
      <w:r w:rsidR="00BC588B" w:rsidRPr="00FE2FCC">
        <w:rPr>
          <w:lang w:val="en-US"/>
        </w:rPr>
        <w:t>boxCollider.bounds.size.x</w:t>
      </w:r>
      <w:proofErr w:type="spellEnd"/>
      <w:r w:rsidR="00BC588B" w:rsidRPr="00FE2FCC">
        <w:rPr>
          <w:lang w:val="en-US"/>
        </w:rPr>
        <w:t xml:space="preserve"> </w:t>
      </w:r>
    </w:p>
    <w:p w14:paraId="3BC24FAA" w14:textId="77777777" w:rsidR="00FE2FCC" w:rsidRDefault="00FE2FCC" w:rsidP="00FE2FCC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ins w:id="1633" w:author="Anton Log" w:date="2023-05-10T14:15:00Z"/>
          <w:lang w:val="en-US"/>
        </w:rPr>
      </w:pPr>
      <w:ins w:id="1634" w:author="Anton Log" w:date="2023-05-10T14:15:00Z">
        <w:r>
          <w:rPr>
            <w:lang w:val="ru-BY"/>
          </w:rPr>
          <w:t xml:space="preserve">      </w:t>
        </w:r>
      </w:ins>
      <w:r w:rsidR="00BC588B" w:rsidRPr="00FE2FCC">
        <w:rPr>
          <w:lang w:val="en-US"/>
        </w:rPr>
        <w:t xml:space="preserve">* </w:t>
      </w:r>
      <w:proofErr w:type="spellStart"/>
      <w:proofErr w:type="gramStart"/>
      <w:r w:rsidR="00BC588B" w:rsidRPr="00FE2FCC">
        <w:rPr>
          <w:lang w:val="en-US"/>
        </w:rPr>
        <w:t>range,</w:t>
      </w:r>
      <w:proofErr w:type="gramEnd"/>
      <w:r w:rsidR="00BC588B" w:rsidRPr="00FE2FCC">
        <w:rPr>
          <w:lang w:val="en-US"/>
        </w:rPr>
        <w:t>boxCollider.bounds.size.y</w:t>
      </w:r>
      <w:proofErr w:type="spellEnd"/>
      <w:r w:rsidR="00BC588B" w:rsidRPr="00FE2FCC">
        <w:rPr>
          <w:lang w:val="en-US"/>
        </w:rPr>
        <w:t>,</w:t>
      </w:r>
    </w:p>
    <w:p w14:paraId="09F2EAA5" w14:textId="77777777" w:rsidR="00FE2FCC" w:rsidRDefault="00FE2FCC" w:rsidP="00FE2FCC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ins w:id="1635" w:author="Anton Log" w:date="2023-05-10T14:15:00Z"/>
          <w:lang w:val="en-US"/>
        </w:rPr>
      </w:pPr>
      <w:ins w:id="1636" w:author="Anton Log" w:date="2023-05-10T14:15:00Z">
        <w:r>
          <w:rPr>
            <w:lang w:val="ru-BY"/>
          </w:rPr>
          <w:t xml:space="preserve">     </w:t>
        </w:r>
      </w:ins>
      <w:del w:id="1637" w:author="Anton Log" w:date="2023-05-10T14:15:00Z">
        <w:r w:rsidR="00BC588B" w:rsidRPr="00FE2FCC" w:rsidDel="00FE2FCC">
          <w:rPr>
            <w:lang w:val="en-US"/>
          </w:rPr>
          <w:delText xml:space="preserve"> </w:delText>
        </w:r>
      </w:del>
      <w:ins w:id="1638" w:author="Anton Log" w:date="2023-05-10T14:15:00Z">
        <w:r>
          <w:rPr>
            <w:lang w:val="ru-BY"/>
          </w:rPr>
          <w:t xml:space="preserve"> </w:t>
        </w:r>
      </w:ins>
      <w:proofErr w:type="spellStart"/>
      <w:r w:rsidR="00BC588B" w:rsidRPr="00FE2FCC">
        <w:rPr>
          <w:lang w:val="en-US"/>
        </w:rPr>
        <w:t>boxCollider.bounds.size.z</w:t>
      </w:r>
      <w:proofErr w:type="spellEnd"/>
    </w:p>
    <w:p w14:paraId="6CFD521B" w14:textId="434DDA1F" w:rsidR="00BC588B" w:rsidRPr="00FE2FCC" w:rsidDel="00FE2FCC" w:rsidRDefault="00FE2FCC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del w:id="1639" w:author="Anton Log" w:date="2023-05-10T14:15:00Z"/>
          <w:lang w:val="en-US"/>
        </w:rPr>
        <w:pPrChange w:id="1640" w:author="Anton Log" w:date="2023-05-10T14:14:00Z">
          <w:pPr>
            <w:pStyle w:val="aff7"/>
            <w:ind w:left="916"/>
          </w:pPr>
        </w:pPrChange>
      </w:pPr>
      <w:ins w:id="1641" w:author="Anton Log" w:date="2023-05-10T14:15:00Z">
        <w:r>
          <w:rPr>
            <w:lang w:val="ru-BY"/>
          </w:rPr>
          <w:t xml:space="preserve">    </w:t>
        </w:r>
      </w:ins>
      <w:r w:rsidR="00BC588B" w:rsidRPr="00FE2FCC">
        <w:rPr>
          <w:lang w:val="en-US"/>
        </w:rPr>
        <w:t>)</w:t>
      </w:r>
    </w:p>
    <w:p w14:paraId="792B83D4" w14:textId="77777777" w:rsidR="00FE2FCC" w:rsidRPr="00CC4CB0" w:rsidRDefault="00BC588B" w:rsidP="00FE2FCC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ins w:id="1642" w:author="Anton Log" w:date="2023-05-10T14:15:00Z"/>
          <w:lang w:val="en-US"/>
          <w:rPrChange w:id="1643" w:author="Anton Log" w:date="2023-05-10T17:27:00Z">
            <w:rPr>
              <w:ins w:id="1644" w:author="Anton Log" w:date="2023-05-10T14:15:00Z"/>
            </w:rPr>
          </w:rPrChange>
        </w:rPr>
      </w:pPr>
      <w:r w:rsidRPr="00CC4CB0">
        <w:rPr>
          <w:lang w:val="en-US"/>
        </w:rPr>
        <w:t xml:space="preserve">, </w:t>
      </w:r>
    </w:p>
    <w:p w14:paraId="20E52885" w14:textId="77777777" w:rsidR="00FE2FCC" w:rsidRPr="00CC4CB0" w:rsidRDefault="00FE2FCC" w:rsidP="00FE2FCC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ins w:id="1645" w:author="Anton Log" w:date="2023-05-10T14:15:00Z"/>
          <w:lang w:val="en-US"/>
          <w:rPrChange w:id="1646" w:author="Anton Log" w:date="2023-05-10T17:27:00Z">
            <w:rPr>
              <w:ins w:id="1647" w:author="Anton Log" w:date="2023-05-10T14:15:00Z"/>
            </w:rPr>
          </w:rPrChange>
        </w:rPr>
      </w:pPr>
      <w:ins w:id="1648" w:author="Anton Log" w:date="2023-05-10T14:15:00Z">
        <w:r>
          <w:rPr>
            <w:lang w:val="ru-BY"/>
          </w:rPr>
          <w:t xml:space="preserve">    </w:t>
        </w:r>
      </w:ins>
      <w:proofErr w:type="gramStart"/>
      <w:r w:rsidR="00BC588B" w:rsidRPr="00CC4CB0">
        <w:rPr>
          <w:lang w:val="en-US"/>
        </w:rPr>
        <w:t>0</w:t>
      </w:r>
      <w:proofErr w:type="gramEnd"/>
      <w:r w:rsidR="00BC588B" w:rsidRPr="00CC4CB0">
        <w:rPr>
          <w:lang w:val="en-US"/>
        </w:rPr>
        <w:t>,</w:t>
      </w:r>
      <w:ins w:id="1649" w:author="Anton Log" w:date="2023-05-10T14:15:00Z">
        <w:r>
          <w:rPr>
            <w:lang w:val="ru-BY"/>
          </w:rPr>
          <w:t xml:space="preserve"> </w:t>
        </w:r>
      </w:ins>
      <w:r w:rsidR="00BC588B" w:rsidRPr="00CC4CB0">
        <w:rPr>
          <w:lang w:val="en-US"/>
        </w:rPr>
        <w:t>Vector2.left,</w:t>
      </w:r>
      <w:ins w:id="1650" w:author="Anton Log" w:date="2023-05-10T14:15:00Z">
        <w:r>
          <w:rPr>
            <w:lang w:val="ru-BY"/>
          </w:rPr>
          <w:t xml:space="preserve"> </w:t>
        </w:r>
      </w:ins>
      <w:r w:rsidR="00BC588B" w:rsidRPr="00CC4CB0">
        <w:rPr>
          <w:lang w:val="en-US"/>
        </w:rPr>
        <w:t>0,</w:t>
      </w:r>
      <w:ins w:id="1651" w:author="Anton Log" w:date="2023-05-10T14:15:00Z">
        <w:r>
          <w:rPr>
            <w:lang w:val="ru-BY"/>
          </w:rPr>
          <w:t xml:space="preserve"> </w:t>
        </w:r>
      </w:ins>
      <w:proofErr w:type="spellStart"/>
      <w:r w:rsidR="00BC588B" w:rsidRPr="00CC4CB0">
        <w:rPr>
          <w:lang w:val="en-US"/>
        </w:rPr>
        <w:t>EnemyLayer</w:t>
      </w:r>
      <w:proofErr w:type="spellEnd"/>
    </w:p>
    <w:p w14:paraId="4D43D32A" w14:textId="17642493" w:rsidR="00BC588B" w:rsidRPr="00E503BF" w:rsidDel="00761973" w:rsidRDefault="00FE2FCC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del w:id="1652" w:author="Anton Log" w:date="2023-05-10T14:16:00Z"/>
          <w:lang w:val="en-US"/>
        </w:rPr>
        <w:pPrChange w:id="1653" w:author="Anton Log" w:date="2023-05-10T14:15:00Z">
          <w:pPr>
            <w:pStyle w:val="aff7"/>
            <w:ind w:left="916"/>
          </w:pPr>
        </w:pPrChange>
      </w:pPr>
      <w:ins w:id="1654" w:author="Anton Log" w:date="2023-05-10T14:15:00Z">
        <w:r>
          <w:rPr>
            <w:lang w:val="ru-BY"/>
          </w:rPr>
          <w:t xml:space="preserve">  </w:t>
        </w:r>
      </w:ins>
      <w:r w:rsidR="00BC588B" w:rsidRPr="00E503BF">
        <w:rPr>
          <w:lang w:val="en-US"/>
        </w:rPr>
        <w:t>);</w:t>
      </w:r>
    </w:p>
    <w:p w14:paraId="3E08C7C0" w14:textId="77777777" w:rsidR="00BC588B" w:rsidRPr="00E503BF" w:rsidRDefault="00BC588B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1655" w:author="Anton Log" w:date="2023-05-10T14:16:00Z">
          <w:pPr>
            <w:pStyle w:val="aff7"/>
            <w:ind w:left="916"/>
          </w:pPr>
        </w:pPrChange>
      </w:pPr>
    </w:p>
    <w:p w14:paraId="71E3F441" w14:textId="4F422A5E" w:rsidR="00BC588B" w:rsidRPr="00E503BF" w:rsidRDefault="00E503BF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1656" w:author="Anton Log" w:date="2023-05-10T14:14:00Z">
          <w:pPr>
            <w:pStyle w:val="aff7"/>
            <w:ind w:left="916"/>
          </w:pPr>
        </w:pPrChange>
      </w:pPr>
      <w:ins w:id="1657" w:author="Anton Log" w:date="2023-05-10T14:16:00Z">
        <w:r>
          <w:rPr>
            <w:lang w:val="ru-BY"/>
          </w:rPr>
          <w:t xml:space="preserve">  </w:t>
        </w:r>
      </w:ins>
      <w:proofErr w:type="gramStart"/>
      <w:r w:rsidR="00BC588B" w:rsidRPr="00E503BF">
        <w:rPr>
          <w:lang w:val="en-US"/>
          <w:rPrChange w:id="1658" w:author="Anton Log" w:date="2023-05-10T14:16:00Z">
            <w:rPr>
              <w:color w:val="0000FF"/>
              <w:lang w:val="en-US"/>
            </w:rPr>
          </w:rPrChange>
        </w:rPr>
        <w:t>if</w:t>
      </w:r>
      <w:proofErr w:type="gramEnd"/>
      <w:r w:rsidR="00BC588B" w:rsidRPr="00E503BF">
        <w:rPr>
          <w:lang w:val="en-US"/>
        </w:rPr>
        <w:t xml:space="preserve"> (</w:t>
      </w:r>
      <w:proofErr w:type="spellStart"/>
      <w:r w:rsidR="00BC588B" w:rsidRPr="00E503BF">
        <w:rPr>
          <w:lang w:val="en-US"/>
        </w:rPr>
        <w:t>hit.collider</w:t>
      </w:r>
      <w:proofErr w:type="spellEnd"/>
      <w:r w:rsidR="00BC588B" w:rsidRPr="00E503BF">
        <w:rPr>
          <w:lang w:val="en-US"/>
        </w:rPr>
        <w:t xml:space="preserve"> != </w:t>
      </w:r>
      <w:r w:rsidR="00BC588B" w:rsidRPr="00E503BF">
        <w:rPr>
          <w:lang w:val="en-US"/>
          <w:rPrChange w:id="1659" w:author="Anton Log" w:date="2023-05-10T14:16:00Z">
            <w:rPr>
              <w:color w:val="0000FF"/>
              <w:lang w:val="en-US"/>
            </w:rPr>
          </w:rPrChange>
        </w:rPr>
        <w:t>null</w:t>
      </w:r>
      <w:r w:rsidR="00BC588B" w:rsidRPr="00E503BF">
        <w:rPr>
          <w:lang w:val="en-US"/>
        </w:rPr>
        <w:t>){</w:t>
      </w:r>
    </w:p>
    <w:p w14:paraId="511E43D8" w14:textId="73033FB4" w:rsidR="00BC588B" w:rsidRPr="00FE2FCC" w:rsidRDefault="00E503BF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1660" w:author="Anton Log" w:date="2023-05-10T14:14:00Z">
          <w:pPr>
            <w:pStyle w:val="aff7"/>
            <w:ind w:left="916"/>
          </w:pPr>
        </w:pPrChange>
      </w:pPr>
      <w:ins w:id="1661" w:author="Anton Log" w:date="2023-05-10T14:16:00Z">
        <w:r>
          <w:rPr>
            <w:lang w:val="ru-BY"/>
          </w:rPr>
          <w:t xml:space="preserve">  </w:t>
        </w:r>
      </w:ins>
      <w:ins w:id="1662" w:author="Anton Log" w:date="2023-05-10T14:15:00Z">
        <w:r w:rsidR="00FE2FCC">
          <w:rPr>
            <w:lang w:val="ru-BY"/>
          </w:rPr>
          <w:t xml:space="preserve">  </w:t>
        </w:r>
      </w:ins>
      <w:proofErr w:type="spellStart"/>
      <w:proofErr w:type="gramStart"/>
      <w:r w:rsidR="00BC588B" w:rsidRPr="00FE2FCC">
        <w:rPr>
          <w:lang w:val="en-US"/>
        </w:rPr>
        <w:t>enemyHealth</w:t>
      </w:r>
      <w:proofErr w:type="spellEnd"/>
      <w:proofErr w:type="gramEnd"/>
      <w:r w:rsidR="00BC588B" w:rsidRPr="00FE2FCC">
        <w:rPr>
          <w:lang w:val="en-US"/>
        </w:rPr>
        <w:t xml:space="preserve"> = </w:t>
      </w:r>
      <w:proofErr w:type="spellStart"/>
      <w:r w:rsidR="00BC588B" w:rsidRPr="00FE2FCC">
        <w:rPr>
          <w:lang w:val="en-US"/>
        </w:rPr>
        <w:t>hit.transform.GetComponent</w:t>
      </w:r>
      <w:proofErr w:type="spellEnd"/>
      <w:r w:rsidR="00BC588B" w:rsidRPr="00FE2FCC">
        <w:rPr>
          <w:lang w:val="en-US"/>
        </w:rPr>
        <w:t>&lt;Health&gt;();</w:t>
      </w:r>
    </w:p>
    <w:p w14:paraId="111D9468" w14:textId="23D44350" w:rsidR="00BC588B" w:rsidRPr="00E503BF" w:rsidRDefault="00E503BF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ru-BY"/>
          <w:rPrChange w:id="1663" w:author="Anton Log" w:date="2023-05-10T14:16:00Z">
            <w:rPr/>
          </w:rPrChange>
        </w:rPr>
        <w:pPrChange w:id="1664" w:author="Anton Log" w:date="2023-05-10T14:14:00Z">
          <w:pPr>
            <w:pStyle w:val="aff7"/>
            <w:ind w:left="916"/>
          </w:pPr>
        </w:pPrChange>
      </w:pPr>
      <w:ins w:id="1665" w:author="Anton Log" w:date="2023-05-10T14:16:00Z">
        <w:r>
          <w:rPr>
            <w:lang w:val="ru-BY"/>
          </w:rPr>
          <w:t xml:space="preserve">  </w:t>
        </w:r>
      </w:ins>
      <w:r w:rsidR="00BC588B" w:rsidRPr="00FE2FCC">
        <w:t>}</w:t>
      </w:r>
    </w:p>
    <w:p w14:paraId="5A7C8577" w14:textId="4C09DD58" w:rsidR="00BC588B" w:rsidRPr="00FE2FCC" w:rsidRDefault="00E503BF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pPrChange w:id="1666" w:author="Anton Log" w:date="2023-05-10T14:14:00Z">
          <w:pPr>
            <w:pStyle w:val="aff7"/>
            <w:ind w:left="916"/>
          </w:pPr>
        </w:pPrChange>
      </w:pPr>
      <w:ins w:id="1667" w:author="Anton Log" w:date="2023-05-10T14:16:00Z">
        <w:r>
          <w:rPr>
            <w:lang w:val="ru-BY"/>
          </w:rPr>
          <w:t xml:space="preserve">  </w:t>
        </w:r>
      </w:ins>
      <w:proofErr w:type="spellStart"/>
      <w:r w:rsidR="00BC588B" w:rsidRPr="00FE2FCC">
        <w:rPr>
          <w:rPrChange w:id="1668" w:author="Anton Log" w:date="2023-05-10T14:13:00Z">
            <w:rPr>
              <w:color w:val="0000FF"/>
            </w:rPr>
          </w:rPrChange>
        </w:rPr>
        <w:t>return</w:t>
      </w:r>
      <w:proofErr w:type="spellEnd"/>
      <w:r w:rsidR="00BC588B" w:rsidRPr="00FE2FCC">
        <w:t xml:space="preserve"> </w:t>
      </w:r>
      <w:proofErr w:type="spellStart"/>
      <w:proofErr w:type="gramStart"/>
      <w:r w:rsidR="00BC588B" w:rsidRPr="00FE2FCC">
        <w:t>hit.collider</w:t>
      </w:r>
      <w:proofErr w:type="spellEnd"/>
      <w:proofErr w:type="gramEnd"/>
      <w:ins w:id="1669" w:author="Anton Log" w:date="2023-05-10T14:16:00Z">
        <w:r w:rsidR="0051080D">
          <w:rPr>
            <w:lang w:val="ru-BY"/>
          </w:rPr>
          <w:t xml:space="preserve"> </w:t>
        </w:r>
      </w:ins>
      <w:r w:rsidR="00BC588B" w:rsidRPr="00FE2FCC">
        <w:t>!=</w:t>
      </w:r>
      <w:ins w:id="1670" w:author="Anton Log" w:date="2023-05-10T14:16:00Z">
        <w:r w:rsidR="0051080D">
          <w:rPr>
            <w:lang w:val="ru-BY"/>
          </w:rPr>
          <w:t xml:space="preserve"> </w:t>
        </w:r>
      </w:ins>
      <w:proofErr w:type="spellStart"/>
      <w:r w:rsidR="00BC588B" w:rsidRPr="00FE2FCC">
        <w:rPr>
          <w:rPrChange w:id="1671" w:author="Anton Log" w:date="2023-05-10T14:13:00Z">
            <w:rPr>
              <w:color w:val="0000FF"/>
            </w:rPr>
          </w:rPrChange>
        </w:rPr>
        <w:t>null</w:t>
      </w:r>
      <w:proofErr w:type="spellEnd"/>
      <w:r w:rsidR="00BC588B" w:rsidRPr="00FE2FCC">
        <w:t>;</w:t>
      </w:r>
    </w:p>
    <w:p w14:paraId="622C5FCF" w14:textId="2DEDD9C0" w:rsidR="00BC588B" w:rsidRPr="00FE2FCC" w:rsidRDefault="00BC588B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pPrChange w:id="1672" w:author="Anton Log" w:date="2023-05-10T14:14:00Z">
          <w:pPr>
            <w:pStyle w:val="aff7"/>
            <w:ind w:left="720"/>
          </w:pPr>
        </w:pPrChange>
      </w:pPr>
      <w:r w:rsidRPr="00FE2FCC">
        <w:t>}</w:t>
      </w:r>
    </w:p>
    <w:p w14:paraId="47715E2A" w14:textId="64BA3581" w:rsidR="001E5138" w:rsidRDefault="00BC588B" w:rsidP="000772EE">
      <w:del w:id="1673" w:author="AdminNB" w:date="2023-05-10T22:26:00Z">
        <w:r w:rsidDel="00AD40C2">
          <w:delText xml:space="preserve"> </w:delText>
        </w:r>
      </w:del>
      <w:r>
        <w:t xml:space="preserve">Если во время удара мечом в этом прямоугольнике находился противник, то мы получаем доступ к его </w:t>
      </w:r>
      <w:r w:rsidR="00182F01">
        <w:t>здоровью и наносим ему урон.</w:t>
      </w:r>
    </w:p>
    <w:p w14:paraId="1486064A" w14:textId="77777777" w:rsidR="008F723F" w:rsidRDefault="009B255B" w:rsidP="000772EE">
      <w:pPr>
        <w:rPr>
          <w:ins w:id="1674" w:author="Anton Log" w:date="2023-05-10T14:21:00Z"/>
        </w:rPr>
      </w:pPr>
      <w:r>
        <w:lastRenderedPageBreak/>
        <w:t>Во время создания прототипов и итерирования механики атаки необходимо было визуальное представление зоны атаки игрока</w:t>
      </w:r>
      <w:ins w:id="1675" w:author="Anton Log" w:date="2023-05-10T14:17:00Z">
        <w:r w:rsidR="00B741EC">
          <w:rPr>
            <w:lang w:val="ru-BY"/>
          </w:rPr>
          <w:t>. Для этого была использована</w:t>
        </w:r>
      </w:ins>
      <w:del w:id="1676" w:author="Anton Log" w:date="2023-05-10T14:17:00Z">
        <w:r w:rsidDel="00B741EC">
          <w:delText>, поэтому была</w:delText>
        </w:r>
      </w:del>
      <w:r>
        <w:t xml:space="preserve"> </w:t>
      </w:r>
      <w:del w:id="1677" w:author="Anton Log" w:date="2023-05-10T14:17:00Z">
        <w:r w:rsidR="001E09E8" w:rsidDel="00B741EC">
          <w:delText>применена</w:delText>
        </w:r>
        <w:r w:rsidDel="00B741EC">
          <w:delText xml:space="preserve"> </w:delText>
        </w:r>
      </w:del>
      <w:r>
        <w:t xml:space="preserve">функция </w:t>
      </w:r>
      <w:proofErr w:type="spellStart"/>
      <w:r w:rsidRPr="00E56140">
        <w:rPr>
          <w:rStyle w:val="aff8"/>
          <w:rFonts w:eastAsiaTheme="minorHAnsi"/>
          <w:rPrChange w:id="1678" w:author="Anton Log" w:date="2023-05-10T14:17:00Z">
            <w:rPr>
              <w:lang w:val="en-US"/>
            </w:rPr>
          </w:rPrChange>
        </w:rPr>
        <w:t>OnDrawGizmos</w:t>
      </w:r>
      <w:proofErr w:type="spellEnd"/>
      <w:del w:id="1679" w:author="Anton Log" w:date="2023-05-10T14:18:00Z">
        <w:r w:rsidR="001E09E8" w:rsidDel="00B741EC">
          <w:delText>, которая выполнила это требование</w:delText>
        </w:r>
      </w:del>
      <w:r>
        <w:t>.</w:t>
      </w:r>
      <w:del w:id="1680" w:author="AdminNB" w:date="2023-05-10T22:26:00Z">
        <w:r w:rsidDel="00312EE7">
          <w:delText xml:space="preserve"> </w:delText>
        </w:r>
      </w:del>
    </w:p>
    <w:p w14:paraId="24F6CC0A" w14:textId="04A9E551" w:rsidR="008F723F" w:rsidRPr="0041011C" w:rsidRDefault="008F723F" w:rsidP="008F723F">
      <w:pPr>
        <w:rPr>
          <w:ins w:id="1681" w:author="Anton Log" w:date="2023-05-10T14:21:00Z"/>
          <w:rPrChange w:id="1682" w:author="AdminNB" w:date="2023-05-10T22:24:00Z">
            <w:rPr>
              <w:ins w:id="1683" w:author="Anton Log" w:date="2023-05-10T14:21:00Z"/>
              <w:color w:val="FF0000"/>
            </w:rPr>
          </w:rPrChange>
        </w:rPr>
      </w:pPr>
      <w:ins w:id="1684" w:author="Anton Log" w:date="2023-05-10T14:21:00Z">
        <w:r>
          <w:rPr>
            <w:lang w:val="ru-BY"/>
          </w:rPr>
          <w:t>Код представлен на листинге 2.11</w:t>
        </w:r>
      </w:ins>
      <w:ins w:id="1685" w:author="AdminNB" w:date="2023-05-10T22:24:00Z">
        <w:r w:rsidR="00181B1D">
          <w:t>; визуальное представление</w:t>
        </w:r>
      </w:ins>
      <w:ins w:id="1686" w:author="AdminNB" w:date="2023-05-10T22:25:00Z">
        <w:r w:rsidR="00181B1D">
          <w:t xml:space="preserve"> продемонстрировано в Приложении Д</w:t>
        </w:r>
        <w:r w:rsidR="00AD40C2">
          <w:t>.</w:t>
        </w:r>
      </w:ins>
      <w:ins w:id="1687" w:author="Anton Log" w:date="2023-05-10T14:21:00Z">
        <w:del w:id="1688" w:author="AdminNB" w:date="2023-05-10T22:24:00Z">
          <w:r w:rsidDel="00181B1D">
            <w:delText>.</w:delText>
          </w:r>
        </w:del>
      </w:ins>
    </w:p>
    <w:p w14:paraId="2AFE6331" w14:textId="77777777" w:rsidR="008F723F" w:rsidRPr="00185659" w:rsidRDefault="008F723F" w:rsidP="008F723F">
      <w:pPr>
        <w:pStyle w:val="afffd"/>
        <w:rPr>
          <w:ins w:id="1689" w:author="Anton Log" w:date="2023-05-10T14:21:00Z"/>
        </w:rPr>
      </w:pPr>
      <w:ins w:id="1690" w:author="Anton Log" w:date="2023-05-10T14:21:00Z">
        <w:r>
          <w:t xml:space="preserve">Листинг 2.11 – Применение </w:t>
        </w:r>
        <w:proofErr w:type="spellStart"/>
        <w:r w:rsidRPr="008F140D">
          <w:rPr>
            <w:rStyle w:val="aff8"/>
            <w:rFonts w:eastAsiaTheme="minorHAnsi"/>
          </w:rPr>
          <w:t>OnDrawGizmos</w:t>
        </w:r>
        <w:proofErr w:type="spellEnd"/>
        <w:r>
          <w:t xml:space="preserve"> </w:t>
        </w:r>
      </w:ins>
    </w:p>
    <w:p w14:paraId="7C30142E" w14:textId="77777777" w:rsidR="008F723F" w:rsidRPr="008F140D" w:rsidRDefault="008F723F" w:rsidP="008F723F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ins w:id="1691" w:author="Anton Log" w:date="2023-05-10T14:21:00Z"/>
        </w:rPr>
      </w:pPr>
      <w:proofErr w:type="spellStart"/>
      <w:ins w:id="1692" w:author="Anton Log" w:date="2023-05-10T14:21:00Z">
        <w:r w:rsidRPr="008F140D">
          <w:t>private</w:t>
        </w:r>
        <w:proofErr w:type="spellEnd"/>
        <w:r w:rsidRPr="008F140D">
          <w:t xml:space="preserve"> </w:t>
        </w:r>
        <w:proofErr w:type="spellStart"/>
        <w:r w:rsidRPr="008F140D">
          <w:t>void</w:t>
        </w:r>
        <w:proofErr w:type="spellEnd"/>
        <w:r w:rsidRPr="008F140D">
          <w:t xml:space="preserve"> </w:t>
        </w:r>
        <w:proofErr w:type="spellStart"/>
        <w:proofErr w:type="gramStart"/>
        <w:r w:rsidRPr="008F140D">
          <w:t>OnDrawGizmos</w:t>
        </w:r>
        <w:proofErr w:type="spellEnd"/>
        <w:r w:rsidRPr="008F140D">
          <w:t>(</w:t>
        </w:r>
        <w:proofErr w:type="gramEnd"/>
        <w:r w:rsidRPr="008F140D">
          <w:t>)</w:t>
        </w:r>
      </w:ins>
    </w:p>
    <w:p w14:paraId="5B83308E" w14:textId="77777777" w:rsidR="008F723F" w:rsidRPr="008F723F" w:rsidRDefault="008F723F" w:rsidP="008F723F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ins w:id="1693" w:author="Anton Log" w:date="2023-05-10T14:21:00Z"/>
          <w:lang w:val="en-US"/>
          <w:rPrChange w:id="1694" w:author="Anton Log" w:date="2023-05-10T14:21:00Z">
            <w:rPr>
              <w:ins w:id="1695" w:author="Anton Log" w:date="2023-05-10T14:21:00Z"/>
            </w:rPr>
          </w:rPrChange>
        </w:rPr>
      </w:pPr>
      <w:ins w:id="1696" w:author="Anton Log" w:date="2023-05-10T14:21:00Z">
        <w:r w:rsidRPr="008F723F">
          <w:rPr>
            <w:lang w:val="en-US"/>
            <w:rPrChange w:id="1697" w:author="Anton Log" w:date="2023-05-10T14:21:00Z">
              <w:rPr/>
            </w:rPrChange>
          </w:rPr>
          <w:t>{</w:t>
        </w:r>
      </w:ins>
    </w:p>
    <w:p w14:paraId="52EA9D90" w14:textId="77777777" w:rsidR="008F723F" w:rsidRPr="008F140D" w:rsidRDefault="008F723F" w:rsidP="008F723F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ins w:id="1698" w:author="Anton Log" w:date="2023-05-10T14:21:00Z"/>
          <w:lang w:val="en-US"/>
        </w:rPr>
      </w:pPr>
      <w:ins w:id="1699" w:author="Anton Log" w:date="2023-05-10T14:21:00Z">
        <w:r>
          <w:rPr>
            <w:lang w:val="ru-BY"/>
          </w:rPr>
          <w:t xml:space="preserve">  </w:t>
        </w:r>
        <w:proofErr w:type="spellStart"/>
        <w:r w:rsidRPr="008F140D">
          <w:rPr>
            <w:lang w:val="en-US"/>
          </w:rPr>
          <w:t>Gizmos.color</w:t>
        </w:r>
        <w:proofErr w:type="spellEnd"/>
        <w:r w:rsidRPr="008F140D">
          <w:rPr>
            <w:lang w:val="en-US"/>
          </w:rPr>
          <w:t xml:space="preserve"> = </w:t>
        </w:r>
        <w:proofErr w:type="spellStart"/>
        <w:r w:rsidRPr="008F140D">
          <w:rPr>
            <w:lang w:val="en-US"/>
          </w:rPr>
          <w:t>Color.red</w:t>
        </w:r>
        <w:proofErr w:type="spellEnd"/>
        <w:r w:rsidRPr="008F140D">
          <w:rPr>
            <w:lang w:val="en-US"/>
          </w:rPr>
          <w:t>;</w:t>
        </w:r>
      </w:ins>
    </w:p>
    <w:p w14:paraId="0DAB7F52" w14:textId="77777777" w:rsidR="008F723F" w:rsidRDefault="008F723F" w:rsidP="008F723F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ins w:id="1700" w:author="Anton Log" w:date="2023-05-10T14:21:00Z"/>
          <w:lang w:val="en-US"/>
        </w:rPr>
      </w:pPr>
      <w:ins w:id="1701" w:author="Anton Log" w:date="2023-05-10T14:21:00Z">
        <w:r>
          <w:rPr>
            <w:lang w:val="ru-BY"/>
          </w:rPr>
          <w:t xml:space="preserve">  </w:t>
        </w:r>
        <w:proofErr w:type="spellStart"/>
        <w:proofErr w:type="gramStart"/>
        <w:r w:rsidRPr="008F140D">
          <w:rPr>
            <w:lang w:val="en-US"/>
          </w:rPr>
          <w:t>Gizmos.DrawWireCube</w:t>
        </w:r>
        <w:proofErr w:type="spellEnd"/>
        <w:r w:rsidRPr="008F140D">
          <w:rPr>
            <w:lang w:val="en-US"/>
          </w:rPr>
          <w:t>(</w:t>
        </w:r>
        <w:proofErr w:type="gramEnd"/>
      </w:ins>
    </w:p>
    <w:p w14:paraId="074036BF" w14:textId="77777777" w:rsidR="008F723F" w:rsidRDefault="008F723F" w:rsidP="008F723F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ins w:id="1702" w:author="Anton Log" w:date="2023-05-10T14:21:00Z"/>
          <w:lang w:val="en-US"/>
        </w:rPr>
      </w:pPr>
      <w:ins w:id="1703" w:author="Anton Log" w:date="2023-05-10T14:21:00Z">
        <w:r>
          <w:rPr>
            <w:lang w:val="ru-BY"/>
          </w:rPr>
          <w:t xml:space="preserve">    </w:t>
        </w:r>
        <w:proofErr w:type="spellStart"/>
        <w:r w:rsidRPr="008F140D">
          <w:rPr>
            <w:lang w:val="en-US"/>
          </w:rPr>
          <w:t>boxCollider.bounds.center</w:t>
        </w:r>
        <w:proofErr w:type="spellEnd"/>
        <w:r w:rsidRPr="008F140D">
          <w:rPr>
            <w:lang w:val="en-US"/>
          </w:rPr>
          <w:t xml:space="preserve"> + </w:t>
        </w:r>
        <w:proofErr w:type="spellStart"/>
        <w:r w:rsidRPr="008F140D">
          <w:rPr>
            <w:lang w:val="en-US"/>
          </w:rPr>
          <w:t>transform.right</w:t>
        </w:r>
        <w:proofErr w:type="spellEnd"/>
        <w:r w:rsidRPr="008F140D">
          <w:rPr>
            <w:lang w:val="en-US"/>
          </w:rPr>
          <w:t xml:space="preserve"> </w:t>
        </w:r>
      </w:ins>
    </w:p>
    <w:p w14:paraId="4580FB94" w14:textId="77777777" w:rsidR="008F723F" w:rsidRPr="008F140D" w:rsidRDefault="008F723F" w:rsidP="008F723F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ins w:id="1704" w:author="Anton Log" w:date="2023-05-10T14:21:00Z"/>
          <w:lang w:val="en-US"/>
        </w:rPr>
      </w:pPr>
      <w:ins w:id="1705" w:author="Anton Log" w:date="2023-05-10T14:21:00Z">
        <w:r>
          <w:rPr>
            <w:lang w:val="ru-BY"/>
          </w:rPr>
          <w:t xml:space="preserve">    </w:t>
        </w:r>
        <w:r w:rsidRPr="008F140D">
          <w:rPr>
            <w:lang w:val="en-US"/>
          </w:rPr>
          <w:t xml:space="preserve">* </w:t>
        </w:r>
        <w:proofErr w:type="gramStart"/>
        <w:r w:rsidRPr="008F140D">
          <w:rPr>
            <w:lang w:val="en-US"/>
          </w:rPr>
          <w:t>range</w:t>
        </w:r>
        <w:proofErr w:type="gramEnd"/>
        <w:r w:rsidRPr="008F140D">
          <w:rPr>
            <w:lang w:val="en-US"/>
          </w:rPr>
          <w:t xml:space="preserve"> * </w:t>
        </w:r>
        <w:proofErr w:type="spellStart"/>
        <w:r w:rsidRPr="008F140D">
          <w:rPr>
            <w:lang w:val="en-US"/>
          </w:rPr>
          <w:t>transform.localScale.x</w:t>
        </w:r>
        <w:proofErr w:type="spellEnd"/>
        <w:r>
          <w:rPr>
            <w:lang w:val="ru-BY"/>
          </w:rPr>
          <w:t xml:space="preserve"> </w:t>
        </w:r>
        <w:r w:rsidRPr="008F140D">
          <w:rPr>
            <w:lang w:val="en-US"/>
          </w:rPr>
          <w:t xml:space="preserve">* </w:t>
        </w:r>
        <w:proofErr w:type="spellStart"/>
        <w:r w:rsidRPr="008F140D">
          <w:rPr>
            <w:lang w:val="en-US"/>
          </w:rPr>
          <w:t>colliderDistance</w:t>
        </w:r>
        <w:proofErr w:type="spellEnd"/>
        <w:r w:rsidRPr="008F140D">
          <w:rPr>
            <w:lang w:val="en-US"/>
          </w:rPr>
          <w:t>,</w:t>
        </w:r>
      </w:ins>
    </w:p>
    <w:p w14:paraId="00402D78" w14:textId="77777777" w:rsidR="008F723F" w:rsidRDefault="008F723F" w:rsidP="008F723F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ins w:id="1706" w:author="Anton Log" w:date="2023-05-10T14:21:00Z"/>
          <w:lang w:val="en-US"/>
        </w:rPr>
      </w:pPr>
      <w:ins w:id="1707" w:author="Anton Log" w:date="2023-05-10T14:21:00Z">
        <w:r>
          <w:rPr>
            <w:lang w:val="ru-BY"/>
          </w:rPr>
          <w:t xml:space="preserve">    </w:t>
        </w:r>
        <w:proofErr w:type="gramStart"/>
        <w:r w:rsidRPr="002424FF">
          <w:rPr>
            <w:lang w:val="en-US"/>
          </w:rPr>
          <w:t>new</w:t>
        </w:r>
        <w:proofErr w:type="gramEnd"/>
        <w:r w:rsidRPr="008F140D">
          <w:rPr>
            <w:lang w:val="en-US"/>
          </w:rPr>
          <w:t xml:space="preserve"> Vector3(</w:t>
        </w:r>
      </w:ins>
    </w:p>
    <w:p w14:paraId="391CF9C2" w14:textId="77777777" w:rsidR="008F723F" w:rsidRDefault="008F723F" w:rsidP="008F723F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ins w:id="1708" w:author="Anton Log" w:date="2023-05-10T14:21:00Z"/>
          <w:lang w:val="en-US"/>
        </w:rPr>
      </w:pPr>
      <w:ins w:id="1709" w:author="Anton Log" w:date="2023-05-10T14:21:00Z">
        <w:r>
          <w:rPr>
            <w:lang w:val="ru-BY"/>
          </w:rPr>
          <w:t xml:space="preserve">      </w:t>
        </w:r>
        <w:proofErr w:type="spellStart"/>
        <w:r w:rsidRPr="008F140D">
          <w:rPr>
            <w:lang w:val="en-US"/>
          </w:rPr>
          <w:t>boxCollider.bounds.size.x</w:t>
        </w:r>
        <w:proofErr w:type="spellEnd"/>
        <w:r w:rsidRPr="008F140D">
          <w:rPr>
            <w:lang w:val="en-US"/>
          </w:rPr>
          <w:t xml:space="preserve"> * range,</w:t>
        </w:r>
      </w:ins>
    </w:p>
    <w:p w14:paraId="27A664EA" w14:textId="77777777" w:rsidR="008F723F" w:rsidRDefault="008F723F" w:rsidP="008F723F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ins w:id="1710" w:author="Anton Log" w:date="2023-05-10T14:21:00Z"/>
          <w:lang w:val="en-US"/>
        </w:rPr>
      </w:pPr>
      <w:ins w:id="1711" w:author="Anton Log" w:date="2023-05-10T14:21:00Z">
        <w:r>
          <w:rPr>
            <w:lang w:val="ru-BY"/>
          </w:rPr>
          <w:t xml:space="preserve">      </w:t>
        </w:r>
        <w:proofErr w:type="spellStart"/>
        <w:r w:rsidRPr="008F140D">
          <w:rPr>
            <w:lang w:val="en-US"/>
          </w:rPr>
          <w:t>boxCollider.bounds.size.y</w:t>
        </w:r>
        <w:proofErr w:type="spellEnd"/>
        <w:r w:rsidRPr="008F140D">
          <w:rPr>
            <w:lang w:val="en-US"/>
          </w:rPr>
          <w:t xml:space="preserve">, </w:t>
        </w:r>
        <w:proofErr w:type="spellStart"/>
        <w:r w:rsidRPr="008F140D">
          <w:rPr>
            <w:lang w:val="en-US"/>
          </w:rPr>
          <w:t>boxCollider.bounds.size.z</w:t>
        </w:r>
        <w:proofErr w:type="spellEnd"/>
      </w:ins>
    </w:p>
    <w:p w14:paraId="357A3A47" w14:textId="77777777" w:rsidR="008F723F" w:rsidRPr="008F723F" w:rsidRDefault="008F723F" w:rsidP="008F723F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ins w:id="1712" w:author="Anton Log" w:date="2023-05-10T14:21:00Z"/>
          <w:rPrChange w:id="1713" w:author="Anton Log" w:date="2023-05-10T14:22:00Z">
            <w:rPr>
              <w:ins w:id="1714" w:author="Anton Log" w:date="2023-05-10T14:21:00Z"/>
              <w:lang w:val="en-US"/>
            </w:rPr>
          </w:rPrChange>
        </w:rPr>
      </w:pPr>
      <w:ins w:id="1715" w:author="Anton Log" w:date="2023-05-10T14:21:00Z">
        <w:r>
          <w:rPr>
            <w:lang w:val="ru-BY"/>
          </w:rPr>
          <w:t xml:space="preserve">    </w:t>
        </w:r>
        <w:r w:rsidRPr="008F723F">
          <w:rPr>
            <w:rPrChange w:id="1716" w:author="Anton Log" w:date="2023-05-10T14:22:00Z">
              <w:rPr>
                <w:lang w:val="en-US"/>
              </w:rPr>
            </w:rPrChange>
          </w:rPr>
          <w:t>)</w:t>
        </w:r>
      </w:ins>
    </w:p>
    <w:p w14:paraId="2D1A8465" w14:textId="77777777" w:rsidR="008F723F" w:rsidRPr="008F140D" w:rsidRDefault="008F723F" w:rsidP="008F723F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ins w:id="1717" w:author="Anton Log" w:date="2023-05-10T14:21:00Z"/>
        </w:rPr>
      </w:pPr>
      <w:ins w:id="1718" w:author="Anton Log" w:date="2023-05-10T14:21:00Z">
        <w:r>
          <w:rPr>
            <w:lang w:val="ru-BY"/>
          </w:rPr>
          <w:t xml:space="preserve">  </w:t>
        </w:r>
        <w:r w:rsidRPr="008F140D">
          <w:t>);</w:t>
        </w:r>
      </w:ins>
    </w:p>
    <w:p w14:paraId="6D55DEEB" w14:textId="77777777" w:rsidR="008F723F" w:rsidRPr="008F140D" w:rsidRDefault="008F723F" w:rsidP="008F723F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ins w:id="1719" w:author="Anton Log" w:date="2023-05-10T14:21:00Z"/>
        </w:rPr>
      </w:pPr>
      <w:ins w:id="1720" w:author="Anton Log" w:date="2023-05-10T14:21:00Z">
        <w:r w:rsidRPr="008F140D">
          <w:t>}</w:t>
        </w:r>
      </w:ins>
    </w:p>
    <w:p w14:paraId="5CE3F502" w14:textId="23A59438" w:rsidR="00BB349B" w:rsidRDefault="009B255B" w:rsidP="00BB349B">
      <w:pPr>
        <w:rPr>
          <w:ins w:id="1721" w:author="Anton Log" w:date="2023-05-10T14:18:00Z"/>
          <w:lang w:val="ru-BY"/>
        </w:rPr>
      </w:pPr>
      <w:r>
        <w:rPr>
          <w:lang w:val="en-US"/>
        </w:rPr>
        <w:t>Gizmos</w:t>
      </w:r>
      <w:r w:rsidRPr="009B255B">
        <w:t xml:space="preserve"> </w:t>
      </w:r>
      <w:r>
        <w:t xml:space="preserve">– это инструмент </w:t>
      </w:r>
      <w:r>
        <w:rPr>
          <w:lang w:val="en-US"/>
        </w:rPr>
        <w:t>Unity</w:t>
      </w:r>
      <w:r w:rsidRPr="009B255B">
        <w:t xml:space="preserve"> </w:t>
      </w:r>
      <w:r>
        <w:rPr>
          <w:lang w:val="en-US"/>
        </w:rPr>
        <w:t>Editor</w:t>
      </w:r>
      <w:r>
        <w:t xml:space="preserve">, предоставляющий возможность разработчику визуализировать компоненты объекта, такие как </w:t>
      </w:r>
      <w:proofErr w:type="spellStart"/>
      <w:r>
        <w:rPr>
          <w:lang w:val="en-US"/>
        </w:rPr>
        <w:t>BoxCollider</w:t>
      </w:r>
      <w:proofErr w:type="spellEnd"/>
      <w:r w:rsidRPr="009B255B">
        <w:t>2</w:t>
      </w:r>
      <w:r>
        <w:rPr>
          <w:lang w:val="en-US"/>
        </w:rPr>
        <w:t>D</w:t>
      </w:r>
      <w:r>
        <w:t>,</w:t>
      </w:r>
      <w:r w:rsidR="001E5138">
        <w:t xml:space="preserve"> внутри сцены игры</w:t>
      </w:r>
      <w:r>
        <w:t>.</w:t>
      </w:r>
      <w:r w:rsidR="001E09E8">
        <w:t xml:space="preserve"> </w:t>
      </w:r>
      <w:r w:rsidR="003551C7">
        <w:t xml:space="preserve">Это помогло при определении оптимального расстояния, в пределах которых противник </w:t>
      </w:r>
      <w:r w:rsidR="00185659">
        <w:t>будет получать уро</w:t>
      </w:r>
      <w:ins w:id="1722" w:author="Anton Log" w:date="2023-05-10T14:18:00Z">
        <w:r w:rsidR="00915104">
          <w:rPr>
            <w:lang w:val="ru-BY"/>
          </w:rPr>
          <w:t>н.</w:t>
        </w:r>
      </w:ins>
    </w:p>
    <w:p w14:paraId="48003F5F" w14:textId="4ADA3222" w:rsidR="00291F94" w:rsidRPr="008F723F" w:rsidDel="008F723F" w:rsidRDefault="00185659">
      <w:pPr>
        <w:pStyle w:val="21"/>
        <w:rPr>
          <w:del w:id="1723" w:author="Anton Log" w:date="2023-05-10T14:21:00Z"/>
          <w:rPrChange w:id="1724" w:author="Anton Log" w:date="2023-05-10T14:22:00Z">
            <w:rPr>
              <w:del w:id="1725" w:author="Anton Log" w:date="2023-05-10T14:21:00Z"/>
              <w:color w:val="FF0000"/>
            </w:rPr>
          </w:rPrChange>
        </w:rPr>
        <w:pPrChange w:id="1726" w:author="Anton Log" w:date="2023-05-10T14:22:00Z">
          <w:pPr/>
        </w:pPrChange>
      </w:pPr>
      <w:del w:id="1727" w:author="Anton Log" w:date="2023-05-10T14:18:00Z">
        <w:r w:rsidRPr="008F723F" w:rsidDel="00915104">
          <w:delText>н(см. листинг 2.11)</w:delText>
        </w:r>
      </w:del>
      <w:del w:id="1728" w:author="Anton Log" w:date="2023-05-10T14:21:00Z">
        <w:r w:rsidRPr="008F723F" w:rsidDel="008F723F">
          <w:delText>.</w:delText>
        </w:r>
        <w:bookmarkStart w:id="1729" w:name="_Toc134632482"/>
        <w:bookmarkEnd w:id="1729"/>
      </w:del>
    </w:p>
    <w:p w14:paraId="00ABAB95" w14:textId="2F9CA7FE" w:rsidR="00DD7316" w:rsidRPr="008F723F" w:rsidDel="008F723F" w:rsidRDefault="00185659">
      <w:pPr>
        <w:pStyle w:val="21"/>
        <w:rPr>
          <w:del w:id="1730" w:author="Anton Log" w:date="2023-05-10T14:21:00Z"/>
        </w:rPr>
        <w:pPrChange w:id="1731" w:author="Anton Log" w:date="2023-05-10T14:22:00Z">
          <w:pPr>
            <w:pStyle w:val="afffd"/>
          </w:pPr>
        </w:pPrChange>
      </w:pPr>
      <w:del w:id="1732" w:author="Anton Log" w:date="2023-05-10T14:21:00Z">
        <w:r w:rsidRPr="008F723F" w:rsidDel="008F723F">
          <w:delText xml:space="preserve">Листинг 2.11 – Применение </w:delText>
        </w:r>
        <w:r w:rsidRPr="008F723F" w:rsidDel="008F723F">
          <w:rPr>
            <w:rStyle w:val="aff8"/>
            <w:rFonts w:ascii="Times New Roman" w:eastAsiaTheme="majorEastAsia" w:hAnsi="Times New Roman" w:cstheme="majorBidi"/>
            <w:sz w:val="32"/>
            <w:szCs w:val="32"/>
            <w:lang w:eastAsia="en-US"/>
            <w:rPrChange w:id="1733" w:author="Anton Log" w:date="2023-05-10T14:22:00Z">
              <w:rPr>
                <w:i w:val="0"/>
                <w:lang w:val="en-US"/>
              </w:rPr>
            </w:rPrChange>
          </w:rPr>
          <w:delText>OnDrawGizmos</w:delText>
        </w:r>
        <w:r w:rsidRPr="008F723F" w:rsidDel="008F723F">
          <w:delText xml:space="preserve"> </w:delText>
        </w:r>
        <w:bookmarkStart w:id="1734" w:name="_Toc134632483"/>
        <w:bookmarkEnd w:id="1734"/>
      </w:del>
    </w:p>
    <w:p w14:paraId="54E22B53" w14:textId="63643A34" w:rsidR="00DD7316" w:rsidRPr="008F723F" w:rsidDel="008F723F" w:rsidRDefault="00DD7316">
      <w:pPr>
        <w:pStyle w:val="21"/>
        <w:rPr>
          <w:del w:id="1735" w:author="Anton Log" w:date="2023-05-10T14:21:00Z"/>
          <w:rPrChange w:id="1736" w:author="Anton Log" w:date="2023-05-10T14:22:00Z">
            <w:rPr>
              <w:del w:id="1737" w:author="Anton Log" w:date="2023-05-10T14:21:00Z"/>
              <w:color w:val="000000"/>
            </w:rPr>
          </w:rPrChange>
        </w:rPr>
        <w:pPrChange w:id="1738" w:author="Anton Log" w:date="2023-05-10T14:22:00Z">
          <w:pPr>
            <w:pStyle w:val="aff7"/>
            <w:ind w:left="720"/>
          </w:pPr>
        </w:pPrChange>
      </w:pPr>
      <w:del w:id="1739" w:author="Anton Log" w:date="2023-05-10T14:21:00Z">
        <w:r w:rsidRPr="008F723F" w:rsidDel="008F723F">
          <w:rPr>
            <w:rPrChange w:id="1740" w:author="Anton Log" w:date="2023-05-10T14:22:00Z">
              <w:rPr>
                <w:lang w:val="en-US"/>
              </w:rPr>
            </w:rPrChange>
          </w:rPr>
          <w:delText>private</w:delText>
        </w:r>
        <w:r w:rsidRPr="008F723F" w:rsidDel="008F723F">
          <w:rPr>
            <w:rPrChange w:id="1741" w:author="Anton Log" w:date="2023-05-10T14:22:00Z">
              <w:rPr>
                <w:color w:val="000000"/>
              </w:rPr>
            </w:rPrChange>
          </w:rPr>
          <w:delText xml:space="preserve"> </w:delText>
        </w:r>
        <w:r w:rsidRPr="008F723F" w:rsidDel="008F723F">
          <w:rPr>
            <w:rPrChange w:id="1742" w:author="Anton Log" w:date="2023-05-10T14:22:00Z">
              <w:rPr>
                <w:lang w:val="en-US"/>
              </w:rPr>
            </w:rPrChange>
          </w:rPr>
          <w:delText>void</w:delText>
        </w:r>
        <w:r w:rsidRPr="008F723F" w:rsidDel="008F723F">
          <w:rPr>
            <w:rPrChange w:id="1743" w:author="Anton Log" w:date="2023-05-10T14:22:00Z">
              <w:rPr>
                <w:color w:val="000000"/>
              </w:rPr>
            </w:rPrChange>
          </w:rPr>
          <w:delText xml:space="preserve"> </w:delText>
        </w:r>
        <w:r w:rsidRPr="008F723F" w:rsidDel="008F723F">
          <w:rPr>
            <w:rPrChange w:id="1744" w:author="Anton Log" w:date="2023-05-10T14:22:00Z">
              <w:rPr>
                <w:lang w:val="en-US"/>
              </w:rPr>
            </w:rPrChange>
          </w:rPr>
          <w:delText>OnDrawGizmos()</w:delText>
        </w:r>
        <w:bookmarkStart w:id="1745" w:name="_Toc134632484"/>
        <w:bookmarkEnd w:id="1745"/>
      </w:del>
    </w:p>
    <w:p w14:paraId="03A4F1D7" w14:textId="518C69B5" w:rsidR="00DD7316" w:rsidRPr="008F723F" w:rsidDel="008F723F" w:rsidRDefault="00DD7316">
      <w:pPr>
        <w:pStyle w:val="21"/>
        <w:rPr>
          <w:del w:id="1746" w:author="Anton Log" w:date="2023-05-10T14:21:00Z"/>
          <w:rPrChange w:id="1747" w:author="Anton Log" w:date="2023-05-10T14:22:00Z">
            <w:rPr>
              <w:del w:id="1748" w:author="Anton Log" w:date="2023-05-10T14:21:00Z"/>
              <w:color w:val="000000"/>
              <w:lang w:val="en-US"/>
            </w:rPr>
          </w:rPrChange>
        </w:rPr>
        <w:pPrChange w:id="1749" w:author="Anton Log" w:date="2023-05-10T14:22:00Z">
          <w:pPr>
            <w:pStyle w:val="aff7"/>
            <w:ind w:left="720"/>
          </w:pPr>
        </w:pPrChange>
      </w:pPr>
      <w:del w:id="1750" w:author="Anton Log" w:date="2023-05-10T14:21:00Z">
        <w:r w:rsidRPr="008F723F" w:rsidDel="008F723F">
          <w:rPr>
            <w:rPrChange w:id="1751" w:author="Anton Log" w:date="2023-05-10T14:22:00Z">
              <w:rPr>
                <w:color w:val="000000"/>
                <w:lang w:val="en-US"/>
              </w:rPr>
            </w:rPrChange>
          </w:rPr>
          <w:delText>{</w:delText>
        </w:r>
        <w:bookmarkStart w:id="1752" w:name="_Toc134632485"/>
        <w:bookmarkEnd w:id="1752"/>
      </w:del>
    </w:p>
    <w:p w14:paraId="69DE6626" w14:textId="73852050" w:rsidR="00DD7316" w:rsidRPr="008F723F" w:rsidDel="008F723F" w:rsidRDefault="00DD7316">
      <w:pPr>
        <w:pStyle w:val="21"/>
        <w:rPr>
          <w:del w:id="1753" w:author="Anton Log" w:date="2023-05-10T14:21:00Z"/>
          <w:rPrChange w:id="1754" w:author="Anton Log" w:date="2023-05-10T14:22:00Z">
            <w:rPr>
              <w:del w:id="1755" w:author="Anton Log" w:date="2023-05-10T14:21:00Z"/>
              <w:color w:val="000000"/>
              <w:lang w:val="en-US"/>
            </w:rPr>
          </w:rPrChange>
        </w:rPr>
        <w:pPrChange w:id="1756" w:author="Anton Log" w:date="2023-05-10T14:22:00Z">
          <w:pPr>
            <w:pStyle w:val="aff7"/>
            <w:ind w:left="916"/>
          </w:pPr>
        </w:pPrChange>
      </w:pPr>
      <w:del w:id="1757" w:author="Anton Log" w:date="2023-05-10T14:21:00Z">
        <w:r w:rsidRPr="008F723F" w:rsidDel="008F723F">
          <w:rPr>
            <w:rPrChange w:id="1758" w:author="Anton Log" w:date="2023-05-10T14:22:00Z">
              <w:rPr>
                <w:color w:val="000000"/>
                <w:lang w:val="en-US"/>
              </w:rPr>
            </w:rPrChange>
          </w:rPr>
          <w:delText>Gizmos.color = Color.red;</w:delText>
        </w:r>
        <w:bookmarkStart w:id="1759" w:name="_Toc134632486"/>
        <w:bookmarkEnd w:id="1759"/>
      </w:del>
    </w:p>
    <w:p w14:paraId="14019D9E" w14:textId="401D4D67" w:rsidR="00DD7316" w:rsidRPr="008F723F" w:rsidDel="008F723F" w:rsidRDefault="00DD7316">
      <w:pPr>
        <w:pStyle w:val="21"/>
        <w:rPr>
          <w:del w:id="1760" w:author="Anton Log" w:date="2023-05-10T14:21:00Z"/>
          <w:rPrChange w:id="1761" w:author="Anton Log" w:date="2023-05-10T14:22:00Z">
            <w:rPr>
              <w:del w:id="1762" w:author="Anton Log" w:date="2023-05-10T14:21:00Z"/>
              <w:color w:val="000000"/>
              <w:lang w:val="en-US"/>
            </w:rPr>
          </w:rPrChange>
        </w:rPr>
        <w:pPrChange w:id="1763" w:author="Anton Log" w:date="2023-05-10T14:22:00Z">
          <w:pPr>
            <w:pStyle w:val="aff7"/>
            <w:ind w:left="916"/>
          </w:pPr>
        </w:pPrChange>
      </w:pPr>
      <w:del w:id="1764" w:author="Anton Log" w:date="2023-05-10T14:21:00Z">
        <w:r w:rsidRPr="008F723F" w:rsidDel="008F723F">
          <w:rPr>
            <w:rPrChange w:id="1765" w:author="Anton Log" w:date="2023-05-10T14:22:00Z">
              <w:rPr>
                <w:color w:val="000000"/>
                <w:lang w:val="en-US"/>
              </w:rPr>
            </w:rPrChange>
          </w:rPr>
          <w:delText>Gizmos.DrawWireCube(boxCollider.bounds.center + transform.right * range * transform.localScale.x* colliderDistance,</w:delText>
        </w:r>
        <w:bookmarkStart w:id="1766" w:name="_Toc134632487"/>
        <w:bookmarkEnd w:id="1766"/>
      </w:del>
    </w:p>
    <w:p w14:paraId="1D0879C3" w14:textId="2F63B5A5" w:rsidR="00DD7316" w:rsidRPr="008F723F" w:rsidDel="008F723F" w:rsidRDefault="00DD7316">
      <w:pPr>
        <w:pStyle w:val="21"/>
        <w:rPr>
          <w:del w:id="1767" w:author="Anton Log" w:date="2023-05-10T14:21:00Z"/>
          <w:rPrChange w:id="1768" w:author="Anton Log" w:date="2023-05-10T14:22:00Z">
            <w:rPr>
              <w:del w:id="1769" w:author="Anton Log" w:date="2023-05-10T14:21:00Z"/>
              <w:color w:val="000000"/>
              <w:lang w:val="en-US"/>
            </w:rPr>
          </w:rPrChange>
        </w:rPr>
        <w:pPrChange w:id="1770" w:author="Anton Log" w:date="2023-05-10T14:22:00Z">
          <w:pPr>
            <w:pStyle w:val="aff7"/>
            <w:ind w:left="916"/>
          </w:pPr>
        </w:pPrChange>
      </w:pPr>
      <w:del w:id="1771" w:author="Anton Log" w:date="2023-05-10T14:21:00Z">
        <w:r w:rsidRPr="008F723F" w:rsidDel="008F723F">
          <w:rPr>
            <w:rPrChange w:id="1772" w:author="Anton Log" w:date="2023-05-10T14:22:00Z">
              <w:rPr>
                <w:lang w:val="en-US"/>
              </w:rPr>
            </w:rPrChange>
          </w:rPr>
          <w:delText>new</w:delText>
        </w:r>
        <w:r w:rsidRPr="008F723F" w:rsidDel="008F723F">
          <w:rPr>
            <w:rPrChange w:id="1773" w:author="Anton Log" w:date="2023-05-10T14:22:00Z">
              <w:rPr>
                <w:color w:val="000000"/>
                <w:lang w:val="en-US"/>
              </w:rPr>
            </w:rPrChange>
          </w:rPr>
          <w:delText xml:space="preserve"> Vector3(boxCollider.bounds.size.x * range,</w:delText>
        </w:r>
      </w:del>
      <w:del w:id="1774" w:author="Anton Log" w:date="2023-05-10T14:20:00Z">
        <w:r w:rsidRPr="008F723F" w:rsidDel="002424FF">
          <w:rPr>
            <w:rPrChange w:id="1775" w:author="Anton Log" w:date="2023-05-10T14:22:00Z">
              <w:rPr>
                <w:color w:val="000000"/>
                <w:lang w:val="en-US"/>
              </w:rPr>
            </w:rPrChange>
          </w:rPr>
          <w:delText xml:space="preserve"> </w:delText>
        </w:r>
      </w:del>
      <w:del w:id="1776" w:author="Anton Log" w:date="2023-05-10T14:21:00Z">
        <w:r w:rsidRPr="008F723F" w:rsidDel="008F723F">
          <w:rPr>
            <w:rPrChange w:id="1777" w:author="Anton Log" w:date="2023-05-10T14:22:00Z">
              <w:rPr>
                <w:color w:val="000000"/>
                <w:lang w:val="en-US"/>
              </w:rPr>
            </w:rPrChange>
          </w:rPr>
          <w:delText>boxCollider.bounds.size.y, boxCollider.bounds.size.z)</w:delText>
        </w:r>
        <w:bookmarkStart w:id="1778" w:name="_Toc134632488"/>
        <w:bookmarkEnd w:id="1778"/>
      </w:del>
    </w:p>
    <w:p w14:paraId="6933ECA1" w14:textId="5191C979" w:rsidR="00DD7316" w:rsidRPr="008F723F" w:rsidDel="008F723F" w:rsidRDefault="00DD7316">
      <w:pPr>
        <w:pStyle w:val="21"/>
        <w:rPr>
          <w:del w:id="1779" w:author="Anton Log" w:date="2023-05-10T14:21:00Z"/>
          <w:rPrChange w:id="1780" w:author="Anton Log" w:date="2023-05-10T14:22:00Z">
            <w:rPr>
              <w:del w:id="1781" w:author="Anton Log" w:date="2023-05-10T14:21:00Z"/>
              <w:color w:val="000000"/>
            </w:rPr>
          </w:rPrChange>
        </w:rPr>
        <w:pPrChange w:id="1782" w:author="Anton Log" w:date="2023-05-10T14:22:00Z">
          <w:pPr>
            <w:pStyle w:val="aff7"/>
            <w:ind w:left="916"/>
          </w:pPr>
        </w:pPrChange>
      </w:pPr>
      <w:del w:id="1783" w:author="Anton Log" w:date="2023-05-10T14:21:00Z">
        <w:r w:rsidRPr="008F723F" w:rsidDel="008F723F">
          <w:rPr>
            <w:rPrChange w:id="1784" w:author="Anton Log" w:date="2023-05-10T14:22:00Z">
              <w:rPr>
                <w:color w:val="000000"/>
              </w:rPr>
            </w:rPrChange>
          </w:rPr>
          <w:delText>);</w:delText>
        </w:r>
        <w:bookmarkStart w:id="1785" w:name="_Toc134632489"/>
        <w:bookmarkEnd w:id="1785"/>
      </w:del>
    </w:p>
    <w:p w14:paraId="31F294D7" w14:textId="30CFB7B3" w:rsidR="00274A18" w:rsidRPr="008F723F" w:rsidDel="008F723F" w:rsidRDefault="007612E7">
      <w:pPr>
        <w:pStyle w:val="21"/>
        <w:rPr>
          <w:del w:id="1786" w:author="Anton Log" w:date="2023-05-10T14:21:00Z"/>
          <w:rPrChange w:id="1787" w:author="Anton Log" w:date="2023-05-10T14:22:00Z">
            <w:rPr>
              <w:del w:id="1788" w:author="Anton Log" w:date="2023-05-10T14:21:00Z"/>
              <w:color w:val="000000"/>
            </w:rPr>
          </w:rPrChange>
        </w:rPr>
        <w:pPrChange w:id="1789" w:author="Anton Log" w:date="2023-05-10T14:22:00Z">
          <w:pPr>
            <w:pStyle w:val="aff7"/>
            <w:ind w:left="720"/>
          </w:pPr>
        </w:pPrChange>
      </w:pPr>
      <w:del w:id="1790" w:author="Anton Log" w:date="2023-05-10T14:21:00Z">
        <w:r w:rsidRPr="008F723F" w:rsidDel="008F723F">
          <w:rPr>
            <w:rPrChange w:id="1791" w:author="Anton Log" w:date="2023-05-10T14:22:00Z">
              <w:rPr>
                <w:color w:val="000000"/>
              </w:rPr>
            </w:rPrChange>
          </w:rPr>
          <w:delText>}</w:delText>
        </w:r>
        <w:bookmarkStart w:id="1792" w:name="_Toc134632490"/>
        <w:bookmarkEnd w:id="1792"/>
      </w:del>
    </w:p>
    <w:p w14:paraId="7D19CDDD" w14:textId="37759215" w:rsidR="00274A18" w:rsidRPr="008F723F" w:rsidRDefault="00274A18">
      <w:pPr>
        <w:pStyle w:val="21"/>
        <w:ind w:left="2137" w:hanging="357"/>
        <w:contextualSpacing w:val="0"/>
        <w:pPrChange w:id="1793" w:author="Anton Log" w:date="2023-05-10T14:22:00Z">
          <w:pPr>
            <w:pStyle w:val="21"/>
          </w:pPr>
        </w:pPrChange>
      </w:pPr>
      <w:bookmarkStart w:id="1794" w:name="_Toc134632491"/>
      <w:r w:rsidRPr="008F723F">
        <w:t>Программная реализация препятствий и противников</w:t>
      </w:r>
      <w:bookmarkEnd w:id="1794"/>
    </w:p>
    <w:p w14:paraId="747FAFF9" w14:textId="0F0FBD0F" w:rsidR="000532B1" w:rsidRDefault="00BE1FC2" w:rsidP="000772EE">
      <w:r>
        <w:t xml:space="preserve">Нанесение урона игроку посредством препятствий реализовано с помощью сценария </w:t>
      </w:r>
      <w:proofErr w:type="spellStart"/>
      <w:r w:rsidRPr="00351731">
        <w:rPr>
          <w:rStyle w:val="aff8"/>
          <w:rFonts w:eastAsiaTheme="minorHAnsi"/>
          <w:rPrChange w:id="1795" w:author="Anton Log" w:date="2023-05-10T14:21:00Z">
            <w:rPr>
              <w:lang w:val="en-US"/>
            </w:rPr>
          </w:rPrChange>
        </w:rPr>
        <w:t>EnemyDamage</w:t>
      </w:r>
      <w:proofErr w:type="spellEnd"/>
      <w:del w:id="1796" w:author="Anton Log" w:date="2023-05-10T14:21:00Z">
        <w:r w:rsidRPr="00BE1FC2" w:rsidDel="00351731">
          <w:delText>(</w:delText>
        </w:r>
        <w:r w:rsidDel="00351731">
          <w:delText>урон противника)</w:delText>
        </w:r>
      </w:del>
      <w:r w:rsidR="00774267">
        <w:t>.</w:t>
      </w:r>
      <w:r w:rsidR="00441C6B">
        <w:t xml:space="preserve"> Базовый класс сценариев </w:t>
      </w:r>
      <w:proofErr w:type="spellStart"/>
      <w:r w:rsidR="00441C6B" w:rsidRPr="00474D61">
        <w:rPr>
          <w:rStyle w:val="aff8"/>
          <w:rFonts w:eastAsiaTheme="minorHAnsi"/>
          <w:rPrChange w:id="1797" w:author="Anton Log" w:date="2023-05-10T14:21:00Z">
            <w:rPr>
              <w:lang w:val="en-US"/>
            </w:rPr>
          </w:rPrChange>
        </w:rPr>
        <w:t>MonoBehaviour</w:t>
      </w:r>
      <w:proofErr w:type="spellEnd"/>
      <w:r w:rsidR="00441C6B">
        <w:t xml:space="preserve"> объявляет метод </w:t>
      </w:r>
      <w:r w:rsidR="00441C6B" w:rsidRPr="004E59CC">
        <w:rPr>
          <w:rStyle w:val="aff8"/>
          <w:rFonts w:eastAsiaTheme="minorHAnsi"/>
          <w:rPrChange w:id="1798" w:author="Anton Log" w:date="2023-05-10T14:21:00Z">
            <w:rPr>
              <w:lang w:val="en-US"/>
            </w:rPr>
          </w:rPrChange>
        </w:rPr>
        <w:t>On</w:t>
      </w:r>
      <w:r w:rsidR="00317A12" w:rsidRPr="004E59CC">
        <w:rPr>
          <w:rStyle w:val="aff8"/>
          <w:rFonts w:eastAsiaTheme="minorHAnsi"/>
          <w:rPrChange w:id="1799" w:author="Anton Log" w:date="2023-05-10T14:21:00Z">
            <w:rPr>
              <w:lang w:val="en-US"/>
            </w:rPr>
          </w:rPrChange>
        </w:rPr>
        <w:t>Trigger</w:t>
      </w:r>
      <w:r w:rsidR="00441C6B" w:rsidRPr="004E59CC">
        <w:rPr>
          <w:rStyle w:val="aff8"/>
          <w:rFonts w:eastAsiaTheme="minorHAnsi"/>
          <w:rPrChange w:id="1800" w:author="Anton Log" w:date="2023-05-10T14:21:00Z">
            <w:rPr>
              <w:lang w:val="en-US"/>
            </w:rPr>
          </w:rPrChange>
        </w:rPr>
        <w:t>Enter</w:t>
      </w:r>
      <w:r w:rsidR="008052B1" w:rsidRPr="004E59CC">
        <w:rPr>
          <w:rStyle w:val="aff8"/>
          <w:rFonts w:eastAsiaTheme="minorHAnsi"/>
          <w:rPrChange w:id="1801" w:author="Anton Log" w:date="2023-05-10T14:21:00Z">
            <w:rPr/>
          </w:rPrChange>
        </w:rPr>
        <w:t>2</w:t>
      </w:r>
      <w:r w:rsidR="008052B1" w:rsidRPr="004E59CC">
        <w:rPr>
          <w:rStyle w:val="aff8"/>
          <w:rFonts w:eastAsiaTheme="minorHAnsi"/>
          <w:rPrChange w:id="1802" w:author="Anton Log" w:date="2023-05-10T14:21:00Z">
            <w:rPr>
              <w:lang w:val="en-US"/>
            </w:rPr>
          </w:rPrChange>
        </w:rPr>
        <w:t>D</w:t>
      </w:r>
      <w:r w:rsidR="00441C6B">
        <w:t xml:space="preserve">, который вызывается </w:t>
      </w:r>
      <w:r w:rsidR="00E03E83">
        <w:t>при регистрации любого столк</w:t>
      </w:r>
      <w:r w:rsidR="00441C6B">
        <w:t>новен</w:t>
      </w:r>
      <w:r w:rsidR="00E03E83">
        <w:t>ия объекта с другими сущностями, передавая в качестве аргумента информацию о столкновении.</w:t>
      </w:r>
      <w:r w:rsidR="00E0273A">
        <w:t xml:space="preserve"> При этом у одного из объектов столкновения должно быть отмечено свойство </w:t>
      </w:r>
      <w:proofErr w:type="spellStart"/>
      <w:r w:rsidR="00E0273A" w:rsidRPr="005D1889">
        <w:rPr>
          <w:rStyle w:val="aff8"/>
          <w:rFonts w:eastAsiaTheme="minorHAnsi"/>
          <w:rPrChange w:id="1803" w:author="Anton Log" w:date="2023-05-10T14:24:00Z">
            <w:rPr>
              <w:lang w:val="en-US"/>
            </w:rPr>
          </w:rPrChange>
        </w:rPr>
        <w:t>IsTrigger</w:t>
      </w:r>
      <w:proofErr w:type="spellEnd"/>
      <w:del w:id="1804" w:author="Anton Log" w:date="2023-05-10T14:24:00Z">
        <w:r w:rsidR="00FC6DF3" w:rsidDel="005D1889">
          <w:delText>(является переключателем)</w:delText>
        </w:r>
      </w:del>
      <w:r w:rsidR="00FC6DF3">
        <w:t xml:space="preserve"> внутри компонента </w:t>
      </w:r>
      <w:proofErr w:type="spellStart"/>
      <w:r w:rsidR="00FC6DF3">
        <w:rPr>
          <w:lang w:val="en-US"/>
        </w:rPr>
        <w:t>BoxCollider</w:t>
      </w:r>
      <w:proofErr w:type="spellEnd"/>
      <w:r w:rsidR="00FC6DF3" w:rsidRPr="00FC6DF3">
        <w:t>2</w:t>
      </w:r>
      <w:r w:rsidR="00FC6DF3">
        <w:rPr>
          <w:lang w:val="en-US"/>
        </w:rPr>
        <w:t>D</w:t>
      </w:r>
      <w:r w:rsidR="00FC6DF3">
        <w:t xml:space="preserve">, которое </w:t>
      </w:r>
      <w:r w:rsidR="00CA1CC7">
        <w:t>позволит другим телам проходить объект насквозь</w:t>
      </w:r>
      <w:r w:rsidR="00FC6DF3">
        <w:t>.</w:t>
      </w:r>
      <w:r w:rsidR="00920460">
        <w:t xml:space="preserve"> Регистрация столкновений будет </w:t>
      </w:r>
      <w:proofErr w:type="gramStart"/>
      <w:r w:rsidR="00C56906">
        <w:t>прои</w:t>
      </w:r>
      <w:r w:rsidR="00464EC4">
        <w:t>с</w:t>
      </w:r>
      <w:r w:rsidR="00C56906">
        <w:t>ходить</w:t>
      </w:r>
      <w:proofErr w:type="gramEnd"/>
      <w:r w:rsidR="00920460">
        <w:t xml:space="preserve"> как и раньше</w:t>
      </w:r>
      <w:r w:rsidR="007A431D">
        <w:t>.</w:t>
      </w:r>
      <w:r w:rsidR="00C56906">
        <w:t xml:space="preserve"> </w:t>
      </w:r>
    </w:p>
    <w:p w14:paraId="108C6AB8" w14:textId="76712EA2" w:rsidR="00EE7C94" w:rsidRDefault="00EE7C94" w:rsidP="000772EE">
      <w:r>
        <w:t xml:space="preserve">Внутри функции </w:t>
      </w:r>
      <w:r w:rsidRPr="00064492">
        <w:rPr>
          <w:rStyle w:val="aff8"/>
          <w:rFonts w:eastAsiaTheme="minorHAnsi"/>
          <w:rPrChange w:id="1805" w:author="Anton Log" w:date="2023-05-10T14:25:00Z">
            <w:rPr>
              <w:lang w:val="en-US"/>
            </w:rPr>
          </w:rPrChange>
        </w:rPr>
        <w:t>OnTriggerEnter</w:t>
      </w:r>
      <w:r w:rsidRPr="00064492">
        <w:rPr>
          <w:rStyle w:val="aff8"/>
          <w:rFonts w:eastAsiaTheme="minorHAnsi"/>
          <w:rPrChange w:id="1806" w:author="Anton Log" w:date="2023-05-10T14:25:00Z">
            <w:rPr/>
          </w:rPrChange>
        </w:rPr>
        <w:t>2</w:t>
      </w:r>
      <w:r w:rsidRPr="00064492">
        <w:rPr>
          <w:rStyle w:val="aff8"/>
          <w:rFonts w:eastAsiaTheme="minorHAnsi"/>
          <w:rPrChange w:id="1807" w:author="Anton Log" w:date="2023-05-10T14:25:00Z">
            <w:rPr>
              <w:lang w:val="en-US"/>
            </w:rPr>
          </w:rPrChange>
        </w:rPr>
        <w:t>D</w:t>
      </w:r>
      <w:r>
        <w:t xml:space="preserve">, которая была определена в сценарии </w:t>
      </w:r>
      <w:proofErr w:type="spellStart"/>
      <w:r w:rsidRPr="00064492">
        <w:rPr>
          <w:rStyle w:val="aff8"/>
          <w:rFonts w:eastAsiaTheme="minorHAnsi"/>
          <w:rPrChange w:id="1808" w:author="Anton Log" w:date="2023-05-10T14:25:00Z">
            <w:rPr>
              <w:lang w:val="en-US"/>
            </w:rPr>
          </w:rPrChange>
        </w:rPr>
        <w:t>EnemyDamage</w:t>
      </w:r>
      <w:proofErr w:type="spellEnd"/>
      <w:r>
        <w:t>, происходит проверка тега объекта столкновения:</w:t>
      </w:r>
      <w:r w:rsidR="00F33B79">
        <w:t xml:space="preserve"> если тег име</w:t>
      </w:r>
      <w:r>
        <w:t xml:space="preserve">ет значение </w:t>
      </w:r>
      <w:r>
        <w:rPr>
          <w:lang w:val="en-US"/>
        </w:rPr>
        <w:t>Player</w:t>
      </w:r>
      <w:del w:id="1809" w:author="Anton Log" w:date="2023-05-10T14:25:00Z">
        <w:r w:rsidRPr="00EE7C94" w:rsidDel="00064492">
          <w:delText>(</w:delText>
        </w:r>
        <w:r w:rsidDel="00064492">
          <w:delText>Игрок)</w:delText>
        </w:r>
      </w:del>
      <w:r>
        <w:t>, то персонажу наносится некоторый урон</w:t>
      </w:r>
      <w:r w:rsidR="00FA6E30">
        <w:t>.</w:t>
      </w:r>
      <w:r w:rsidR="00347BB3">
        <w:t xml:space="preserve"> </w:t>
      </w:r>
      <w:r w:rsidR="002E0E8B">
        <w:t xml:space="preserve">Ловушка </w:t>
      </w:r>
      <w:r w:rsidR="002E0E8B">
        <w:rPr>
          <w:lang w:val="en-US"/>
        </w:rPr>
        <w:t>Spikes</w:t>
      </w:r>
      <w:r w:rsidR="002E0E8B">
        <w:t xml:space="preserve"> наносит урон игроку именно таким образом, п</w:t>
      </w:r>
      <w:r w:rsidR="00347BB3">
        <w:t xml:space="preserve">ри этом функция </w:t>
      </w:r>
      <w:r w:rsidR="002E0E8B" w:rsidRPr="00826CD4">
        <w:rPr>
          <w:rStyle w:val="aff8"/>
          <w:rFonts w:eastAsiaTheme="minorHAnsi"/>
          <w:rPrChange w:id="1810" w:author="Anton Log" w:date="2023-05-10T14:25:00Z">
            <w:rPr>
              <w:lang w:val="en-US"/>
            </w:rPr>
          </w:rPrChange>
        </w:rPr>
        <w:t>OnTriggerEnter</w:t>
      </w:r>
      <w:r w:rsidR="002E0E8B" w:rsidRPr="00826CD4">
        <w:rPr>
          <w:rStyle w:val="aff8"/>
          <w:rFonts w:eastAsiaTheme="minorHAnsi"/>
          <w:rPrChange w:id="1811" w:author="Anton Log" w:date="2023-05-10T14:25:00Z">
            <w:rPr/>
          </w:rPrChange>
        </w:rPr>
        <w:t>2</w:t>
      </w:r>
      <w:r w:rsidR="002E0E8B" w:rsidRPr="00826CD4">
        <w:rPr>
          <w:rStyle w:val="aff8"/>
          <w:rFonts w:eastAsiaTheme="minorHAnsi"/>
          <w:rPrChange w:id="1812" w:author="Anton Log" w:date="2023-05-10T14:25:00Z">
            <w:rPr>
              <w:lang w:val="en-US"/>
            </w:rPr>
          </w:rPrChange>
        </w:rPr>
        <w:t>D</w:t>
      </w:r>
      <w:r w:rsidR="002E0E8B" w:rsidRPr="002E0E8B">
        <w:t xml:space="preserve"> </w:t>
      </w:r>
      <w:r w:rsidR="00347BB3">
        <w:lastRenderedPageBreak/>
        <w:t>вызывается только в случае вхождения в ловушку, то есть пока игрок передвигается внутри ловушки и при выходе из нее урон нано</w:t>
      </w:r>
      <w:r w:rsidR="00B80B60">
        <w:t>с</w:t>
      </w:r>
      <w:r w:rsidR="00347BB3">
        <w:t>иться не будет.</w:t>
      </w:r>
    </w:p>
    <w:p w14:paraId="32885F2B" w14:textId="46836E1A" w:rsidR="004A6965" w:rsidRDefault="004C05DA" w:rsidP="004A6965">
      <w:r>
        <w:t xml:space="preserve">Ловушка </w:t>
      </w:r>
      <w:r w:rsidR="007012E3">
        <w:t xml:space="preserve">со стрелой </w:t>
      </w:r>
      <w:r>
        <w:t>состоит из двух частей:</w:t>
      </w:r>
      <w:r w:rsidR="00913DA1">
        <w:t xml:space="preserve"> источник выстрела</w:t>
      </w:r>
      <w:r w:rsidR="007A6E85">
        <w:t xml:space="preserve"> </w:t>
      </w:r>
      <w:r>
        <w:t xml:space="preserve">и </w:t>
      </w:r>
      <w:r w:rsidR="00C57E89">
        <w:t>с</w:t>
      </w:r>
      <w:r w:rsidR="00B240E6">
        <w:t>трела</w:t>
      </w:r>
      <w:r>
        <w:t>.</w:t>
      </w:r>
      <w:r w:rsidR="00B7482C" w:rsidRPr="00B7482C">
        <w:t xml:space="preserve"> </w:t>
      </w:r>
      <w:r w:rsidR="00913DA1">
        <w:t xml:space="preserve">Ловушка </w:t>
      </w:r>
      <w:r w:rsidR="00B7482C">
        <w:t>не имеет визуального представления</w:t>
      </w:r>
      <w:del w:id="1813" w:author="AdminNB" w:date="2023-05-10T22:28:00Z">
        <w:r w:rsidR="00B7482C" w:rsidDel="001C35C2">
          <w:delText xml:space="preserve"> в мире игры</w:delText>
        </w:r>
      </w:del>
      <w:r w:rsidR="00B7482C">
        <w:t xml:space="preserve">, она служит как источник </w:t>
      </w:r>
      <w:r w:rsidR="00DD090B">
        <w:t>полета</w:t>
      </w:r>
      <w:r w:rsidR="00B7482C">
        <w:t xml:space="preserve"> стрелы. Сразу же после создания объекта в мире игры, она выпускает </w:t>
      </w:r>
      <w:r w:rsidR="00C509BF">
        <w:t>снаряд</w:t>
      </w:r>
      <w:r w:rsidR="00B7482C">
        <w:t xml:space="preserve"> через функцию </w:t>
      </w:r>
      <w:proofErr w:type="spellStart"/>
      <w:r w:rsidR="00B7482C" w:rsidRPr="000A32DD">
        <w:rPr>
          <w:rStyle w:val="aff8"/>
          <w:rFonts w:eastAsiaTheme="minorHAnsi"/>
          <w:rPrChange w:id="1814" w:author="Anton Log" w:date="2023-05-10T14:26:00Z">
            <w:rPr>
              <w:lang w:val="en-US"/>
            </w:rPr>
          </w:rPrChange>
        </w:rPr>
        <w:t>Attack</w:t>
      </w:r>
      <w:proofErr w:type="spellEnd"/>
      <w:del w:id="1815" w:author="Anton Log" w:date="2023-05-10T14:26:00Z">
        <w:r w:rsidR="00B7482C" w:rsidRPr="000A32DD" w:rsidDel="000A32DD">
          <w:rPr>
            <w:rStyle w:val="aff8"/>
            <w:rFonts w:eastAsiaTheme="minorHAnsi"/>
            <w:rPrChange w:id="1816" w:author="Anton Log" w:date="2023-05-10T14:26:00Z">
              <w:rPr/>
            </w:rPrChange>
          </w:rPr>
          <w:delText>(атаковать)</w:delText>
        </w:r>
      </w:del>
      <w:r w:rsidR="00B7482C">
        <w:t xml:space="preserve"> сценария </w:t>
      </w:r>
      <w:proofErr w:type="spellStart"/>
      <w:r w:rsidR="00B7482C" w:rsidRPr="000A32DD">
        <w:rPr>
          <w:rStyle w:val="aff8"/>
          <w:rFonts w:eastAsiaTheme="minorHAnsi"/>
          <w:rPrChange w:id="1817" w:author="Anton Log" w:date="2023-05-10T14:26:00Z">
            <w:rPr>
              <w:lang w:val="en-US"/>
            </w:rPr>
          </w:rPrChange>
        </w:rPr>
        <w:t>ArrowTrap</w:t>
      </w:r>
      <w:proofErr w:type="spellEnd"/>
      <w:del w:id="1818" w:author="Anton Log" w:date="2023-05-10T14:26:00Z">
        <w:r w:rsidR="00B7482C" w:rsidRPr="00E63BFD" w:rsidDel="000A32DD">
          <w:delText>(</w:delText>
        </w:r>
        <w:r w:rsidR="00B7482C" w:rsidDel="000A32DD">
          <w:delText>ловушка со стрелой)</w:delText>
        </w:r>
      </w:del>
      <w:r w:rsidR="00B7482C" w:rsidRPr="00DD1B7C">
        <w:t xml:space="preserve">. </w:t>
      </w:r>
      <w:r w:rsidR="00B7482C">
        <w:t>Внутри метода</w:t>
      </w:r>
      <w:r w:rsidR="00B7482C" w:rsidRPr="00E63BFD">
        <w:t xml:space="preserve"> </w:t>
      </w:r>
      <w:r w:rsidR="00B7482C">
        <w:t xml:space="preserve">генерируется случайное целое число с помощью функции </w:t>
      </w:r>
      <w:proofErr w:type="spellStart"/>
      <w:r w:rsidR="00B7482C" w:rsidRPr="003F6980">
        <w:rPr>
          <w:rStyle w:val="aff8"/>
          <w:rFonts w:eastAsiaTheme="minorHAnsi"/>
          <w:rPrChange w:id="1819" w:author="Anton Log" w:date="2023-05-10T14:26:00Z">
            <w:rPr/>
          </w:rPrChange>
        </w:rPr>
        <w:t>Range</w:t>
      </w:r>
      <w:proofErr w:type="spellEnd"/>
      <w:r w:rsidR="00B7482C">
        <w:t xml:space="preserve"> класса</w:t>
      </w:r>
      <w:r w:rsidR="00B7482C" w:rsidRPr="00AF326E">
        <w:t xml:space="preserve"> </w:t>
      </w:r>
      <w:proofErr w:type="spellStart"/>
      <w:r w:rsidR="00B7482C" w:rsidRPr="003F6980">
        <w:rPr>
          <w:rStyle w:val="aff8"/>
          <w:rFonts w:eastAsiaTheme="minorHAnsi"/>
          <w:rPrChange w:id="1820" w:author="Anton Log" w:date="2023-05-10T14:26:00Z">
            <w:rPr>
              <w:lang w:val="en-US"/>
            </w:rPr>
          </w:rPrChange>
        </w:rPr>
        <w:t>Random</w:t>
      </w:r>
      <w:proofErr w:type="spellEnd"/>
      <w:r w:rsidR="00B7482C" w:rsidRPr="00AF326E">
        <w:t xml:space="preserve">, </w:t>
      </w:r>
      <w:r w:rsidR="00B7482C">
        <w:t xml:space="preserve">которое определяет, на какой высоте полетит стрела. В конце мы обращаемся к методу </w:t>
      </w:r>
      <w:proofErr w:type="spellStart"/>
      <w:r w:rsidR="00B7482C" w:rsidRPr="00564D93">
        <w:rPr>
          <w:rStyle w:val="aff8"/>
          <w:rFonts w:eastAsiaTheme="minorHAnsi"/>
          <w:rPrChange w:id="1821" w:author="Anton Log" w:date="2023-05-10T14:26:00Z">
            <w:rPr>
              <w:lang w:val="en-US"/>
            </w:rPr>
          </w:rPrChange>
        </w:rPr>
        <w:t>ActivateProjectile</w:t>
      </w:r>
      <w:proofErr w:type="spellEnd"/>
      <w:r w:rsidR="00B7482C">
        <w:t xml:space="preserve"> объекта стрелы для выпуска снаряда.</w:t>
      </w:r>
      <w:del w:id="1822" w:author="AdminNB" w:date="2023-05-10T22:29:00Z">
        <w:r w:rsidR="004A6965" w:rsidRPr="004A6965" w:rsidDel="00EE75DA">
          <w:delText xml:space="preserve"> </w:delText>
        </w:r>
      </w:del>
    </w:p>
    <w:p w14:paraId="2642BB51" w14:textId="727C18BA" w:rsidR="004A6965" w:rsidRDefault="004A6965" w:rsidP="004A6965">
      <w:r>
        <w:t>Пример</w:t>
      </w:r>
      <w:r w:rsidRPr="004A6965">
        <w:t xml:space="preserve"> </w:t>
      </w:r>
      <w:r>
        <w:t>кода</w:t>
      </w:r>
      <w:r w:rsidRPr="004A6965">
        <w:t xml:space="preserve"> </w:t>
      </w:r>
      <w:r>
        <w:t>функции</w:t>
      </w:r>
      <w:r w:rsidRPr="004A6965">
        <w:t xml:space="preserve"> </w:t>
      </w:r>
      <w:proofErr w:type="spellStart"/>
      <w:r w:rsidRPr="00564D93">
        <w:rPr>
          <w:rStyle w:val="aff8"/>
          <w:rFonts w:eastAsiaTheme="minorHAnsi"/>
          <w:rPrChange w:id="1823" w:author="Anton Log" w:date="2023-05-10T14:26:00Z">
            <w:rPr>
              <w:lang w:val="en-US"/>
            </w:rPr>
          </w:rPrChange>
        </w:rPr>
        <w:t>Attack</w:t>
      </w:r>
      <w:proofErr w:type="spellEnd"/>
      <w:r>
        <w:t xml:space="preserve"> ловушки со стрелами предоставлен </w:t>
      </w:r>
      <w:del w:id="1824" w:author="Anton Log" w:date="2023-05-10T14:27:00Z">
        <w:r w:rsidRPr="00564D93" w:rsidDel="00564D93">
          <w:delText xml:space="preserve">в </w:delText>
        </w:r>
      </w:del>
      <w:ins w:id="1825" w:author="Anton Log" w:date="2023-05-10T14:27:00Z">
        <w:r w:rsidR="00564D93" w:rsidRPr="00564D93">
          <w:t>в</w:t>
        </w:r>
        <w:r w:rsidR="00564D93">
          <w:rPr>
            <w:lang w:val="ru-BY"/>
          </w:rPr>
          <w:t> </w:t>
        </w:r>
      </w:ins>
      <w:del w:id="1826" w:author="Anton Log" w:date="2023-05-10T14:27:00Z">
        <w:r w:rsidRPr="00564D93" w:rsidDel="00564D93">
          <w:delText>листинге</w:delText>
        </w:r>
        <w:r w:rsidDel="00564D93">
          <w:delText xml:space="preserve"> </w:delText>
        </w:r>
      </w:del>
      <w:ins w:id="1827" w:author="Anton Log" w:date="2023-05-10T14:27:00Z">
        <w:r w:rsidR="00564D93" w:rsidRPr="00564D93">
          <w:t>листинге</w:t>
        </w:r>
        <w:r w:rsidR="00564D93">
          <w:rPr>
            <w:lang w:val="ru-BY"/>
          </w:rPr>
          <w:t> </w:t>
        </w:r>
      </w:ins>
      <w:r>
        <w:t>2.12:</w:t>
      </w:r>
    </w:p>
    <w:p w14:paraId="30EEDEEF" w14:textId="1EC8B327" w:rsidR="00F86F5C" w:rsidRPr="00B96235" w:rsidRDefault="00F86F5C" w:rsidP="00F86F5C">
      <w:pPr>
        <w:pStyle w:val="afffd"/>
        <w:rPr>
          <w:lang w:val="en-US"/>
        </w:rPr>
      </w:pPr>
      <w:r>
        <w:t>Листинг</w:t>
      </w:r>
      <w:r w:rsidRPr="00B96235">
        <w:rPr>
          <w:lang w:val="en-US"/>
        </w:rPr>
        <w:t xml:space="preserve"> 2.12 – </w:t>
      </w:r>
      <w:r>
        <w:t>Функция</w:t>
      </w:r>
      <w:r w:rsidRPr="00B96235">
        <w:rPr>
          <w:lang w:val="en-US"/>
        </w:rPr>
        <w:t xml:space="preserve"> </w:t>
      </w:r>
      <w:r w:rsidRPr="00CC4CB0">
        <w:rPr>
          <w:rStyle w:val="aff8"/>
          <w:rFonts w:eastAsiaTheme="minorHAnsi"/>
          <w:lang w:val="en-US"/>
          <w:rPrChange w:id="1828" w:author="Anton Log" w:date="2023-05-10T17:27:00Z">
            <w:rPr>
              <w:lang w:val="en-US"/>
            </w:rPr>
          </w:rPrChange>
        </w:rPr>
        <w:t>Attack</w:t>
      </w:r>
      <w:r w:rsidRPr="00B96235">
        <w:rPr>
          <w:lang w:val="en-US"/>
        </w:rPr>
        <w:t xml:space="preserve"> </w:t>
      </w:r>
      <w:r>
        <w:t>сценария</w:t>
      </w:r>
      <w:r w:rsidRPr="00B96235">
        <w:rPr>
          <w:lang w:val="en-US"/>
        </w:rPr>
        <w:t xml:space="preserve"> </w:t>
      </w:r>
      <w:proofErr w:type="spellStart"/>
      <w:r w:rsidRPr="00CC4CB0">
        <w:rPr>
          <w:rStyle w:val="aff8"/>
          <w:rFonts w:eastAsiaTheme="minorHAnsi"/>
          <w:lang w:val="en-US"/>
          <w:rPrChange w:id="1829" w:author="Anton Log" w:date="2023-05-10T17:27:00Z">
            <w:rPr>
              <w:lang w:val="en-US"/>
            </w:rPr>
          </w:rPrChange>
        </w:rPr>
        <w:t>ArrowTrap</w:t>
      </w:r>
      <w:proofErr w:type="spellEnd"/>
    </w:p>
    <w:p w14:paraId="6918E8F7" w14:textId="77777777" w:rsidR="004A6965" w:rsidRPr="00CC4CB0" w:rsidRDefault="004A6965" w:rsidP="00D66103">
      <w:pPr>
        <w:pStyle w:val="aff7"/>
        <w:ind w:left="709"/>
        <w:rPr>
          <w:lang w:val="en-US"/>
          <w:rPrChange w:id="1830" w:author="Anton Log" w:date="2023-05-10T17:27:00Z">
            <w:rPr>
              <w:color w:val="000000"/>
              <w:lang w:val="en-US"/>
            </w:rPr>
          </w:rPrChange>
        </w:rPr>
        <w:pPrChange w:id="1831" w:author="AdminNB" w:date="2023-05-10T22:29:00Z">
          <w:pPr>
            <w:pStyle w:val="aff7"/>
            <w:ind w:left="720"/>
          </w:pPr>
        </w:pPrChange>
      </w:pPr>
      <w:proofErr w:type="gramStart"/>
      <w:r w:rsidRPr="00CC4CB0">
        <w:rPr>
          <w:lang w:val="en-US"/>
        </w:rPr>
        <w:t>private</w:t>
      </w:r>
      <w:proofErr w:type="gramEnd"/>
      <w:r w:rsidRPr="00CC4CB0">
        <w:rPr>
          <w:lang w:val="en-US"/>
          <w:rPrChange w:id="1832" w:author="Anton Log" w:date="2023-05-10T17:27:00Z">
            <w:rPr>
              <w:color w:val="000000"/>
              <w:lang w:val="en-US"/>
            </w:rPr>
          </w:rPrChange>
        </w:rPr>
        <w:t xml:space="preserve"> </w:t>
      </w:r>
      <w:r w:rsidRPr="00CC4CB0">
        <w:rPr>
          <w:lang w:val="en-US"/>
        </w:rPr>
        <w:t>void</w:t>
      </w:r>
      <w:r w:rsidRPr="00CC4CB0">
        <w:rPr>
          <w:lang w:val="en-US"/>
          <w:rPrChange w:id="1833" w:author="Anton Log" w:date="2023-05-10T17:27:00Z">
            <w:rPr>
              <w:color w:val="000000"/>
              <w:lang w:val="en-US"/>
            </w:rPr>
          </w:rPrChange>
        </w:rPr>
        <w:t xml:space="preserve"> Attack()</w:t>
      </w:r>
    </w:p>
    <w:p w14:paraId="7BAE4410" w14:textId="77777777" w:rsidR="004A6965" w:rsidRPr="00CC4CB0" w:rsidDel="001C7D2C" w:rsidRDefault="004A6965" w:rsidP="00D66103">
      <w:pPr>
        <w:pStyle w:val="aff7"/>
        <w:ind w:left="709"/>
        <w:rPr>
          <w:del w:id="1834" w:author="Anton Log" w:date="2023-05-10T14:27:00Z"/>
          <w:lang w:val="en-US"/>
          <w:rPrChange w:id="1835" w:author="Anton Log" w:date="2023-05-10T17:27:00Z">
            <w:rPr>
              <w:del w:id="1836" w:author="Anton Log" w:date="2023-05-10T14:27:00Z"/>
            </w:rPr>
          </w:rPrChange>
        </w:rPr>
        <w:pPrChange w:id="1837" w:author="AdminNB" w:date="2023-05-10T22:29:00Z">
          <w:pPr>
            <w:pStyle w:val="aff7"/>
          </w:pPr>
        </w:pPrChange>
      </w:pPr>
      <w:r w:rsidRPr="00CC4CB0">
        <w:rPr>
          <w:lang w:val="en-US"/>
          <w:rPrChange w:id="1838" w:author="Anton Log" w:date="2023-05-10T17:27:00Z">
            <w:rPr>
              <w:color w:val="000000"/>
              <w:lang w:val="en-US"/>
            </w:rPr>
          </w:rPrChange>
        </w:rPr>
        <w:t>{</w:t>
      </w:r>
    </w:p>
    <w:p w14:paraId="031BF23E" w14:textId="77777777" w:rsidR="001C7D2C" w:rsidRPr="001C7D2C" w:rsidRDefault="001C7D2C" w:rsidP="00D66103">
      <w:pPr>
        <w:pStyle w:val="aff7"/>
        <w:ind w:left="709"/>
        <w:rPr>
          <w:ins w:id="1839" w:author="Anton Log" w:date="2023-05-10T14:27:00Z"/>
          <w:lang w:val="ru-BY"/>
          <w:rPrChange w:id="1840" w:author="Anton Log" w:date="2023-05-10T14:27:00Z">
            <w:rPr>
              <w:ins w:id="1841" w:author="Anton Log" w:date="2023-05-10T14:27:00Z"/>
              <w:color w:val="000000"/>
              <w:lang w:val="en-US"/>
            </w:rPr>
          </w:rPrChange>
        </w:rPr>
        <w:pPrChange w:id="1842" w:author="AdminNB" w:date="2023-05-10T22:29:00Z">
          <w:pPr>
            <w:pStyle w:val="aff7"/>
            <w:ind w:left="720"/>
          </w:pPr>
        </w:pPrChange>
      </w:pPr>
    </w:p>
    <w:p w14:paraId="67760F13" w14:textId="4174CA17" w:rsidR="004A6965" w:rsidRPr="001C7D2C" w:rsidRDefault="001C7D2C" w:rsidP="00D66103">
      <w:pPr>
        <w:pStyle w:val="aff7"/>
        <w:ind w:left="709"/>
        <w:rPr>
          <w:lang w:val="en-US"/>
          <w:rPrChange w:id="1843" w:author="Anton Log" w:date="2023-05-10T14:28:00Z">
            <w:rPr>
              <w:color w:val="000000"/>
              <w:lang w:val="en-US"/>
            </w:rPr>
          </w:rPrChange>
        </w:rPr>
        <w:pPrChange w:id="1844" w:author="AdminNB" w:date="2023-05-10T22:29:00Z">
          <w:pPr>
            <w:pStyle w:val="aff7"/>
            <w:ind w:left="916"/>
          </w:pPr>
        </w:pPrChange>
      </w:pPr>
      <w:ins w:id="1845" w:author="Anton Log" w:date="2023-05-10T14:28:00Z">
        <w:r>
          <w:rPr>
            <w:lang w:val="ru-BY"/>
          </w:rPr>
          <w:t xml:space="preserve">  </w:t>
        </w:r>
      </w:ins>
      <w:proofErr w:type="spellStart"/>
      <w:proofErr w:type="gramStart"/>
      <w:r w:rsidR="004A6965" w:rsidRPr="001C7D2C">
        <w:rPr>
          <w:lang w:val="en-US"/>
        </w:rPr>
        <w:t>int</w:t>
      </w:r>
      <w:proofErr w:type="spellEnd"/>
      <w:proofErr w:type="gramEnd"/>
      <w:r w:rsidR="004A6965" w:rsidRPr="001C7D2C">
        <w:rPr>
          <w:lang w:val="en-US"/>
          <w:rPrChange w:id="1846" w:author="Anton Log" w:date="2023-05-10T14:28:00Z">
            <w:rPr>
              <w:color w:val="000000"/>
              <w:lang w:val="en-US"/>
            </w:rPr>
          </w:rPrChange>
        </w:rPr>
        <w:t xml:space="preserve"> random = </w:t>
      </w:r>
      <w:proofErr w:type="spellStart"/>
      <w:r w:rsidR="004A6965" w:rsidRPr="001C7D2C">
        <w:rPr>
          <w:lang w:val="en-US"/>
          <w:rPrChange w:id="1847" w:author="Anton Log" w:date="2023-05-10T14:28:00Z">
            <w:rPr>
              <w:color w:val="000000"/>
              <w:lang w:val="en-US"/>
            </w:rPr>
          </w:rPrChange>
        </w:rPr>
        <w:t>Mathf.RoundToInt</w:t>
      </w:r>
      <w:proofErr w:type="spellEnd"/>
      <w:r w:rsidR="004A6965" w:rsidRPr="001C7D2C">
        <w:rPr>
          <w:lang w:val="en-US"/>
          <w:rPrChange w:id="1848" w:author="Anton Log" w:date="2023-05-10T14:28:00Z">
            <w:rPr>
              <w:color w:val="000000"/>
              <w:lang w:val="en-US"/>
            </w:rPr>
          </w:rPrChange>
        </w:rPr>
        <w:t>(</w:t>
      </w:r>
      <w:proofErr w:type="spellStart"/>
      <w:r w:rsidR="004A6965" w:rsidRPr="001C7D2C">
        <w:rPr>
          <w:lang w:val="en-US"/>
          <w:rPrChange w:id="1849" w:author="Anton Log" w:date="2023-05-10T14:28:00Z">
            <w:rPr>
              <w:color w:val="000000"/>
              <w:lang w:val="en-US"/>
            </w:rPr>
          </w:rPrChange>
        </w:rPr>
        <w:t>Random.Range</w:t>
      </w:r>
      <w:proofErr w:type="spellEnd"/>
      <w:r w:rsidR="004A6965" w:rsidRPr="001C7D2C">
        <w:rPr>
          <w:lang w:val="en-US"/>
          <w:rPrChange w:id="1850" w:author="Anton Log" w:date="2023-05-10T14:28:00Z">
            <w:rPr>
              <w:color w:val="000000"/>
              <w:lang w:val="en-US"/>
            </w:rPr>
          </w:rPrChange>
        </w:rPr>
        <w:t>(2f, 3f));</w:t>
      </w:r>
    </w:p>
    <w:p w14:paraId="29A038DE" w14:textId="77777777" w:rsidR="001C7D2C" w:rsidRDefault="001C7D2C" w:rsidP="00D66103">
      <w:pPr>
        <w:pStyle w:val="aff7"/>
        <w:ind w:left="709"/>
        <w:rPr>
          <w:ins w:id="1851" w:author="Anton Log" w:date="2023-05-10T14:28:00Z"/>
          <w:lang w:val="en-US"/>
        </w:rPr>
        <w:pPrChange w:id="1852" w:author="AdminNB" w:date="2023-05-10T22:29:00Z">
          <w:pPr>
            <w:pStyle w:val="aff7"/>
          </w:pPr>
        </w:pPrChange>
      </w:pPr>
      <w:ins w:id="1853" w:author="Anton Log" w:date="2023-05-10T14:28:00Z">
        <w:r>
          <w:rPr>
            <w:lang w:val="ru-BY"/>
          </w:rPr>
          <w:t xml:space="preserve">  </w:t>
        </w:r>
      </w:ins>
      <w:proofErr w:type="spellStart"/>
      <w:r w:rsidR="004A6965" w:rsidRPr="001C7D2C">
        <w:rPr>
          <w:lang w:val="en-US"/>
          <w:rPrChange w:id="1854" w:author="Anton Log" w:date="2023-05-10T14:28:00Z">
            <w:rPr>
              <w:color w:val="000000"/>
              <w:lang w:val="en-US"/>
            </w:rPr>
          </w:rPrChange>
        </w:rPr>
        <w:t>arrow.transform.position</w:t>
      </w:r>
      <w:proofErr w:type="spellEnd"/>
      <w:r w:rsidR="004A6965" w:rsidRPr="001C7D2C">
        <w:rPr>
          <w:lang w:val="en-US"/>
          <w:rPrChange w:id="1855" w:author="Anton Log" w:date="2023-05-10T14:28:00Z">
            <w:rPr>
              <w:color w:val="000000"/>
              <w:lang w:val="en-US"/>
            </w:rPr>
          </w:rPrChange>
        </w:rPr>
        <w:t xml:space="preserve"> =</w:t>
      </w:r>
      <w:ins w:id="1856" w:author="Anton Log" w:date="2023-05-10T14:28:00Z">
        <w:r>
          <w:rPr>
            <w:lang w:val="ru-BY"/>
          </w:rPr>
          <w:t xml:space="preserve"> </w:t>
        </w:r>
      </w:ins>
      <w:r w:rsidR="004A6965" w:rsidRPr="001C7D2C">
        <w:rPr>
          <w:lang w:val="en-US"/>
        </w:rPr>
        <w:t>new</w:t>
      </w:r>
      <w:r w:rsidR="004A6965" w:rsidRPr="001C7D2C">
        <w:rPr>
          <w:lang w:val="en-US"/>
          <w:rPrChange w:id="1857" w:author="Anton Log" w:date="2023-05-10T14:28:00Z">
            <w:rPr>
              <w:color w:val="000000"/>
              <w:lang w:val="en-US"/>
            </w:rPr>
          </w:rPrChange>
        </w:rPr>
        <w:t xml:space="preserve"> </w:t>
      </w:r>
      <w:proofErr w:type="gramStart"/>
      <w:r w:rsidR="004A6965" w:rsidRPr="001C7D2C">
        <w:rPr>
          <w:lang w:val="en-US"/>
          <w:rPrChange w:id="1858" w:author="Anton Log" w:date="2023-05-10T14:28:00Z">
            <w:rPr>
              <w:color w:val="000000"/>
              <w:lang w:val="en-US"/>
            </w:rPr>
          </w:rPrChange>
        </w:rPr>
        <w:t>Vector2(</w:t>
      </w:r>
      <w:proofErr w:type="gramEnd"/>
    </w:p>
    <w:p w14:paraId="4DDD6685" w14:textId="77777777" w:rsidR="001C7D2C" w:rsidRDefault="001C7D2C" w:rsidP="00D66103">
      <w:pPr>
        <w:pStyle w:val="aff7"/>
        <w:ind w:left="709"/>
        <w:rPr>
          <w:ins w:id="1859" w:author="Anton Log" w:date="2023-05-10T14:28:00Z"/>
          <w:lang w:val="en-US"/>
        </w:rPr>
        <w:pPrChange w:id="1860" w:author="AdminNB" w:date="2023-05-10T22:29:00Z">
          <w:pPr>
            <w:pStyle w:val="aff7"/>
          </w:pPr>
        </w:pPrChange>
      </w:pPr>
      <w:ins w:id="1861" w:author="Anton Log" w:date="2023-05-10T14:28:00Z">
        <w:r>
          <w:rPr>
            <w:lang w:val="ru-BY"/>
          </w:rPr>
          <w:t xml:space="preserve">    </w:t>
        </w:r>
      </w:ins>
      <w:proofErr w:type="spellStart"/>
      <w:proofErr w:type="gramStart"/>
      <w:r w:rsidR="004A6965" w:rsidRPr="001C7D2C">
        <w:rPr>
          <w:lang w:val="en-US"/>
          <w:rPrChange w:id="1862" w:author="Anton Log" w:date="2023-05-10T14:28:00Z">
            <w:rPr>
              <w:color w:val="000000"/>
              <w:lang w:val="en-US"/>
            </w:rPr>
          </w:rPrChange>
        </w:rPr>
        <w:t>Camera.main.ViewportToWorldPoint</w:t>
      </w:r>
      <w:proofErr w:type="spellEnd"/>
      <w:r w:rsidR="004A6965" w:rsidRPr="001C7D2C">
        <w:rPr>
          <w:lang w:val="en-US"/>
          <w:rPrChange w:id="1863" w:author="Anton Log" w:date="2023-05-10T14:28:00Z">
            <w:rPr>
              <w:color w:val="000000"/>
              <w:lang w:val="en-US"/>
            </w:rPr>
          </w:rPrChange>
        </w:rPr>
        <w:t>(</w:t>
      </w:r>
      <w:proofErr w:type="gramEnd"/>
      <w:r w:rsidR="004A6965" w:rsidRPr="001C7D2C">
        <w:rPr>
          <w:lang w:val="en-US"/>
          <w:rPrChange w:id="1864" w:author="Anton Log" w:date="2023-05-10T14:28:00Z">
            <w:rPr>
              <w:color w:val="000000"/>
              <w:lang w:val="en-US"/>
            </w:rPr>
          </w:rPrChange>
        </w:rPr>
        <w:t>Vector3Int.right).x + 3,</w:t>
      </w:r>
    </w:p>
    <w:p w14:paraId="7E7C6411" w14:textId="7366D5AC" w:rsidR="001C7D2C" w:rsidRDefault="004A6965" w:rsidP="00D66103">
      <w:pPr>
        <w:pStyle w:val="aff7"/>
        <w:ind w:left="709"/>
        <w:rPr>
          <w:ins w:id="1865" w:author="Anton Log" w:date="2023-05-10T14:28:00Z"/>
          <w:lang w:val="en-US"/>
        </w:rPr>
        <w:pPrChange w:id="1866" w:author="AdminNB" w:date="2023-05-10T22:29:00Z">
          <w:pPr>
            <w:pStyle w:val="aff7"/>
          </w:pPr>
        </w:pPrChange>
      </w:pPr>
      <w:del w:id="1867" w:author="Anton Log" w:date="2023-05-10T14:28:00Z">
        <w:r w:rsidRPr="001C7D2C" w:rsidDel="001C7D2C">
          <w:rPr>
            <w:lang w:val="en-US"/>
            <w:rPrChange w:id="1868" w:author="Anton Log" w:date="2023-05-10T14:28:00Z">
              <w:rPr>
                <w:color w:val="000000"/>
                <w:lang w:val="en-US"/>
              </w:rPr>
            </w:rPrChange>
          </w:rPr>
          <w:delText xml:space="preserve"> </w:delText>
        </w:r>
      </w:del>
      <w:ins w:id="1869" w:author="Anton Log" w:date="2023-05-10T14:28:00Z">
        <w:r w:rsidR="001C7D2C">
          <w:rPr>
            <w:lang w:val="ru-BY"/>
          </w:rPr>
          <w:t xml:space="preserve">    </w:t>
        </w:r>
      </w:ins>
      <w:del w:id="1870" w:author="Anton Log" w:date="2023-05-10T14:28:00Z">
        <w:r w:rsidR="001C7D2C" w:rsidRPr="001C7D2C" w:rsidDel="001C7D2C">
          <w:rPr>
            <w:lang w:val="en-US"/>
          </w:rPr>
          <w:delText>R</w:delText>
        </w:r>
        <w:r w:rsidRPr="001C7D2C" w:rsidDel="001C7D2C">
          <w:rPr>
            <w:lang w:val="en-US"/>
            <w:rPrChange w:id="1871" w:author="Anton Log" w:date="2023-05-10T14:28:00Z">
              <w:rPr>
                <w:color w:val="000000"/>
                <w:lang w:val="en-US"/>
              </w:rPr>
            </w:rPrChange>
          </w:rPr>
          <w:delText>andom</w:delText>
        </w:r>
      </w:del>
      <w:proofErr w:type="gramStart"/>
      <w:ins w:id="1872" w:author="Anton Log" w:date="2023-05-10T14:28:00Z">
        <w:r w:rsidR="001C7D2C">
          <w:rPr>
            <w:lang w:val="en-US"/>
          </w:rPr>
          <w:t>r</w:t>
        </w:r>
        <w:r w:rsidR="001C7D2C" w:rsidRPr="001C7D2C">
          <w:rPr>
            <w:lang w:val="en-US"/>
            <w:rPrChange w:id="1873" w:author="Anton Log" w:date="2023-05-10T14:28:00Z">
              <w:rPr>
                <w:color w:val="000000"/>
                <w:lang w:val="en-US"/>
              </w:rPr>
            </w:rPrChange>
          </w:rPr>
          <w:t>andom</w:t>
        </w:r>
        <w:proofErr w:type="gramEnd"/>
      </w:ins>
    </w:p>
    <w:p w14:paraId="372D3015" w14:textId="1194AA81" w:rsidR="004A6965" w:rsidRPr="001C7D2C" w:rsidRDefault="001C7D2C" w:rsidP="00D66103">
      <w:pPr>
        <w:pStyle w:val="aff7"/>
        <w:ind w:left="709"/>
        <w:rPr>
          <w:lang w:val="en-US"/>
          <w:rPrChange w:id="1874" w:author="Anton Log" w:date="2023-05-10T14:28:00Z">
            <w:rPr>
              <w:color w:val="000000"/>
              <w:lang w:val="en-US"/>
            </w:rPr>
          </w:rPrChange>
        </w:rPr>
        <w:pPrChange w:id="1875" w:author="AdminNB" w:date="2023-05-10T22:29:00Z">
          <w:pPr>
            <w:pStyle w:val="aff7"/>
            <w:ind w:left="916"/>
          </w:pPr>
        </w:pPrChange>
      </w:pPr>
      <w:ins w:id="1876" w:author="Anton Log" w:date="2023-05-10T14:28:00Z">
        <w:r>
          <w:rPr>
            <w:lang w:val="ru-BY"/>
          </w:rPr>
          <w:t xml:space="preserve">  </w:t>
        </w:r>
      </w:ins>
      <w:r w:rsidR="004A6965" w:rsidRPr="001C7D2C">
        <w:rPr>
          <w:lang w:val="en-US"/>
          <w:rPrChange w:id="1877" w:author="Anton Log" w:date="2023-05-10T14:28:00Z">
            <w:rPr>
              <w:color w:val="000000"/>
              <w:lang w:val="en-US"/>
            </w:rPr>
          </w:rPrChange>
        </w:rPr>
        <w:t>);</w:t>
      </w:r>
    </w:p>
    <w:p w14:paraId="5B9A69D9" w14:textId="7230DA59" w:rsidR="004A6965" w:rsidRPr="00262315" w:rsidRDefault="00262315" w:rsidP="00D66103">
      <w:pPr>
        <w:pStyle w:val="aff7"/>
        <w:ind w:left="709"/>
        <w:rPr>
          <w:lang w:val="en-US"/>
          <w:rPrChange w:id="1878" w:author="Anton Log" w:date="2023-05-10T14:28:00Z">
            <w:rPr>
              <w:color w:val="000000"/>
              <w:lang w:val="en-US"/>
            </w:rPr>
          </w:rPrChange>
        </w:rPr>
        <w:pPrChange w:id="1879" w:author="AdminNB" w:date="2023-05-10T22:29:00Z">
          <w:pPr>
            <w:pStyle w:val="aff7"/>
            <w:ind w:left="916"/>
          </w:pPr>
        </w:pPrChange>
      </w:pPr>
      <w:ins w:id="1880" w:author="Anton Log" w:date="2023-05-10T14:28:00Z">
        <w:r>
          <w:rPr>
            <w:lang w:val="en-US"/>
          </w:rPr>
          <w:t xml:space="preserve">  </w:t>
        </w:r>
      </w:ins>
      <w:proofErr w:type="spellStart"/>
      <w:r w:rsidR="004A6965" w:rsidRPr="00262315">
        <w:rPr>
          <w:lang w:val="en-US"/>
          <w:rPrChange w:id="1881" w:author="Anton Log" w:date="2023-05-10T14:28:00Z">
            <w:rPr>
              <w:color w:val="000000"/>
              <w:lang w:val="en-US"/>
            </w:rPr>
          </w:rPrChange>
        </w:rPr>
        <w:t>arrow.GetComponent</w:t>
      </w:r>
      <w:proofErr w:type="spellEnd"/>
      <w:r w:rsidR="004A6965" w:rsidRPr="00262315">
        <w:rPr>
          <w:lang w:val="en-US"/>
          <w:rPrChange w:id="1882" w:author="Anton Log" w:date="2023-05-10T14:28:00Z">
            <w:rPr>
              <w:color w:val="000000"/>
              <w:lang w:val="en-US"/>
            </w:rPr>
          </w:rPrChange>
        </w:rPr>
        <w:t>&lt;</w:t>
      </w:r>
      <w:proofErr w:type="spellStart"/>
      <w:r w:rsidR="004A6965" w:rsidRPr="00262315">
        <w:rPr>
          <w:lang w:val="en-US"/>
          <w:rPrChange w:id="1883" w:author="Anton Log" w:date="2023-05-10T14:28:00Z">
            <w:rPr>
              <w:color w:val="000000"/>
              <w:lang w:val="en-US"/>
            </w:rPr>
          </w:rPrChange>
        </w:rPr>
        <w:t>EnemyProjectile</w:t>
      </w:r>
      <w:proofErr w:type="spellEnd"/>
      <w:proofErr w:type="gramStart"/>
      <w:r w:rsidR="004A6965" w:rsidRPr="00262315">
        <w:rPr>
          <w:lang w:val="en-US"/>
          <w:rPrChange w:id="1884" w:author="Anton Log" w:date="2023-05-10T14:28:00Z">
            <w:rPr>
              <w:color w:val="000000"/>
              <w:lang w:val="en-US"/>
            </w:rPr>
          </w:rPrChange>
        </w:rPr>
        <w:t>&gt;(</w:t>
      </w:r>
      <w:proofErr w:type="gramEnd"/>
      <w:r w:rsidR="004A6965" w:rsidRPr="00262315">
        <w:rPr>
          <w:lang w:val="en-US"/>
          <w:rPrChange w:id="1885" w:author="Anton Log" w:date="2023-05-10T14:28:00Z">
            <w:rPr>
              <w:color w:val="000000"/>
              <w:lang w:val="en-US"/>
            </w:rPr>
          </w:rPrChange>
        </w:rPr>
        <w:t>).</w:t>
      </w:r>
      <w:proofErr w:type="spellStart"/>
      <w:r w:rsidR="004A6965" w:rsidRPr="00262315">
        <w:rPr>
          <w:lang w:val="en-US"/>
          <w:rPrChange w:id="1886" w:author="Anton Log" w:date="2023-05-10T14:28:00Z">
            <w:rPr>
              <w:color w:val="000000"/>
              <w:lang w:val="en-US"/>
            </w:rPr>
          </w:rPrChange>
        </w:rPr>
        <w:t>ActivateProjectile</w:t>
      </w:r>
      <w:proofErr w:type="spellEnd"/>
      <w:r w:rsidR="004A6965" w:rsidRPr="00262315">
        <w:rPr>
          <w:lang w:val="en-US"/>
          <w:rPrChange w:id="1887" w:author="Anton Log" w:date="2023-05-10T14:28:00Z">
            <w:rPr>
              <w:color w:val="000000"/>
              <w:lang w:val="en-US"/>
            </w:rPr>
          </w:rPrChange>
        </w:rPr>
        <w:t>();</w:t>
      </w:r>
    </w:p>
    <w:p w14:paraId="6E0A4509" w14:textId="7DBB5423" w:rsidR="00B7482C" w:rsidRPr="001C7D2C" w:rsidRDefault="004A6965" w:rsidP="00D66103">
      <w:pPr>
        <w:pStyle w:val="aff7"/>
        <w:ind w:left="709"/>
        <w:rPr>
          <w:rPrChange w:id="1888" w:author="Anton Log" w:date="2023-05-10T14:27:00Z">
            <w:rPr>
              <w:lang w:val="en-US"/>
            </w:rPr>
          </w:rPrChange>
        </w:rPr>
        <w:pPrChange w:id="1889" w:author="AdminNB" w:date="2023-05-10T22:29:00Z">
          <w:pPr>
            <w:pStyle w:val="aff7"/>
            <w:ind w:left="720"/>
          </w:pPr>
        </w:pPrChange>
      </w:pPr>
      <w:r w:rsidRPr="001C7D2C">
        <w:rPr>
          <w:rPrChange w:id="1890" w:author="Anton Log" w:date="2023-05-10T14:27:00Z">
            <w:rPr>
              <w:color w:val="000000"/>
              <w:lang w:val="en-US"/>
            </w:rPr>
          </w:rPrChange>
        </w:rPr>
        <w:t>}</w:t>
      </w:r>
    </w:p>
    <w:p w14:paraId="3C17ADBA" w14:textId="1C2D3650" w:rsidR="00EE7C94" w:rsidRDefault="00C57E89" w:rsidP="000772EE">
      <w:del w:id="1891" w:author="AdminNB" w:date="2023-05-10T22:29:00Z">
        <w:r w:rsidRPr="001C7D2C" w:rsidDel="00AD33AB">
          <w:rPr>
            <w:rPrChange w:id="1892" w:author="Anton Log" w:date="2023-05-10T14:27:00Z">
              <w:rPr>
                <w:lang w:val="en-US"/>
              </w:rPr>
            </w:rPrChange>
          </w:rPr>
          <w:delText xml:space="preserve"> </w:delText>
        </w:r>
      </w:del>
      <w:r>
        <w:t>К</w:t>
      </w:r>
      <w:r w:rsidRPr="001C7D2C">
        <w:rPr>
          <w:rPrChange w:id="1893" w:author="Anton Log" w:date="2023-05-10T14:27:00Z">
            <w:rPr>
              <w:lang w:val="en-US"/>
            </w:rPr>
          </w:rPrChange>
        </w:rPr>
        <w:t xml:space="preserve"> </w:t>
      </w:r>
      <w:r>
        <w:t>стреле</w:t>
      </w:r>
      <w:r w:rsidRPr="001C7D2C">
        <w:rPr>
          <w:rPrChange w:id="1894" w:author="Anton Log" w:date="2023-05-10T14:27:00Z">
            <w:rPr>
              <w:lang w:val="en-US"/>
            </w:rPr>
          </w:rPrChange>
        </w:rPr>
        <w:t xml:space="preserve"> </w:t>
      </w:r>
      <w:r>
        <w:t>применен</w:t>
      </w:r>
      <w:r w:rsidRPr="001C7D2C">
        <w:rPr>
          <w:rPrChange w:id="1895" w:author="Anton Log" w:date="2023-05-10T14:27:00Z">
            <w:rPr>
              <w:lang w:val="en-US"/>
            </w:rPr>
          </w:rPrChange>
        </w:rPr>
        <w:t xml:space="preserve"> </w:t>
      </w:r>
      <w:r>
        <w:t>сценарий</w:t>
      </w:r>
      <w:r w:rsidRPr="001C7D2C">
        <w:rPr>
          <w:rPrChange w:id="1896" w:author="Anton Log" w:date="2023-05-10T14:27:00Z">
            <w:rPr>
              <w:lang w:val="en-US"/>
            </w:rPr>
          </w:rPrChange>
        </w:rPr>
        <w:t xml:space="preserve"> </w:t>
      </w:r>
      <w:proofErr w:type="spellStart"/>
      <w:r w:rsidRPr="00D31562">
        <w:rPr>
          <w:rStyle w:val="aff8"/>
          <w:rFonts w:eastAsiaTheme="minorHAnsi"/>
          <w:rPrChange w:id="1897" w:author="Anton Log" w:date="2023-05-10T14:28:00Z">
            <w:rPr>
              <w:lang w:val="en-US"/>
            </w:rPr>
          </w:rPrChange>
        </w:rPr>
        <w:t>EnemyProjectile</w:t>
      </w:r>
      <w:proofErr w:type="spellEnd"/>
      <w:del w:id="1898" w:author="Anton Log" w:date="2023-05-10T14:29:00Z">
        <w:r w:rsidRPr="001C7D2C" w:rsidDel="00D31562">
          <w:rPr>
            <w:rPrChange w:id="1899" w:author="Anton Log" w:date="2023-05-10T14:27:00Z">
              <w:rPr>
                <w:lang w:val="en-US"/>
              </w:rPr>
            </w:rPrChange>
          </w:rPr>
          <w:delText>(</w:delText>
        </w:r>
        <w:r w:rsidDel="00D31562">
          <w:delText>вражеский</w:delText>
        </w:r>
        <w:r w:rsidRPr="001C7D2C" w:rsidDel="00D31562">
          <w:rPr>
            <w:rPrChange w:id="1900" w:author="Anton Log" w:date="2023-05-10T14:27:00Z">
              <w:rPr>
                <w:lang w:val="en-US"/>
              </w:rPr>
            </w:rPrChange>
          </w:rPr>
          <w:delText xml:space="preserve"> </w:delText>
        </w:r>
        <w:r w:rsidDel="00D31562">
          <w:delText>снаряд</w:delText>
        </w:r>
        <w:r w:rsidRPr="001C7D2C" w:rsidDel="00D31562">
          <w:rPr>
            <w:rPrChange w:id="1901" w:author="Anton Log" w:date="2023-05-10T14:27:00Z">
              <w:rPr>
                <w:lang w:val="en-US"/>
              </w:rPr>
            </w:rPrChange>
          </w:rPr>
          <w:delText>)</w:delText>
        </w:r>
      </w:del>
      <w:r w:rsidRPr="001C7D2C">
        <w:rPr>
          <w:rPrChange w:id="1902" w:author="Anton Log" w:date="2023-05-10T14:27:00Z">
            <w:rPr>
              <w:lang w:val="en-US"/>
            </w:rPr>
          </w:rPrChange>
        </w:rPr>
        <w:t xml:space="preserve">, </w:t>
      </w:r>
      <w:r>
        <w:t>который</w:t>
      </w:r>
      <w:r w:rsidRPr="001C7D2C">
        <w:rPr>
          <w:rPrChange w:id="1903" w:author="Anton Log" w:date="2023-05-10T14:27:00Z">
            <w:rPr>
              <w:lang w:val="en-US"/>
            </w:rPr>
          </w:rPrChange>
        </w:rPr>
        <w:t xml:space="preserve"> </w:t>
      </w:r>
      <w:r>
        <w:t>наследуется</w:t>
      </w:r>
      <w:r w:rsidRPr="001C7D2C">
        <w:rPr>
          <w:rPrChange w:id="1904" w:author="Anton Log" w:date="2023-05-10T14:27:00Z">
            <w:rPr>
              <w:lang w:val="en-US"/>
            </w:rPr>
          </w:rPrChange>
        </w:rPr>
        <w:t xml:space="preserve"> </w:t>
      </w:r>
      <w:r>
        <w:t>от</w:t>
      </w:r>
      <w:r w:rsidRPr="001C7D2C">
        <w:rPr>
          <w:rPrChange w:id="1905" w:author="Anton Log" w:date="2023-05-10T14:27:00Z">
            <w:rPr>
              <w:lang w:val="en-US"/>
            </w:rPr>
          </w:rPrChange>
        </w:rPr>
        <w:t xml:space="preserve"> </w:t>
      </w:r>
      <w:proofErr w:type="spellStart"/>
      <w:r w:rsidRPr="00987609">
        <w:rPr>
          <w:rStyle w:val="aff8"/>
          <w:rFonts w:eastAsiaTheme="minorHAnsi"/>
          <w:rPrChange w:id="1906" w:author="Anton Log" w:date="2023-05-10T14:29:00Z">
            <w:rPr>
              <w:lang w:val="en-US"/>
            </w:rPr>
          </w:rPrChange>
        </w:rPr>
        <w:t>EnemyDamage</w:t>
      </w:r>
      <w:proofErr w:type="spellEnd"/>
      <w:r w:rsidRPr="001C7D2C">
        <w:rPr>
          <w:rPrChange w:id="1907" w:author="Anton Log" w:date="2023-05-10T14:27:00Z">
            <w:rPr>
              <w:lang w:val="en-US"/>
            </w:rPr>
          </w:rPrChange>
        </w:rPr>
        <w:t xml:space="preserve">, </w:t>
      </w:r>
      <w:r>
        <w:t>чтобы</w:t>
      </w:r>
      <w:r w:rsidRPr="001C7D2C">
        <w:rPr>
          <w:rPrChange w:id="1908" w:author="Anton Log" w:date="2023-05-10T14:27:00Z">
            <w:rPr>
              <w:lang w:val="en-US"/>
            </w:rPr>
          </w:rPrChange>
        </w:rPr>
        <w:t xml:space="preserve"> </w:t>
      </w:r>
      <w:r>
        <w:t>в</w:t>
      </w:r>
      <w:del w:id="1909" w:author="AdminNB" w:date="2023-05-10T22:29:00Z">
        <w:r w:rsidRPr="001C7D2C" w:rsidDel="00283CD3">
          <w:rPr>
            <w:rPrChange w:id="1910" w:author="Anton Log" w:date="2023-05-10T14:27:00Z">
              <w:rPr>
                <w:lang w:val="en-US"/>
              </w:rPr>
            </w:rPrChange>
          </w:rPr>
          <w:delText xml:space="preserve"> </w:delText>
        </w:r>
      </w:del>
      <w:r>
        <w:t>последствии</w:t>
      </w:r>
      <w:r w:rsidRPr="001C7D2C">
        <w:rPr>
          <w:rPrChange w:id="1911" w:author="Anton Log" w:date="2023-05-10T14:27:00Z">
            <w:rPr>
              <w:lang w:val="en-US"/>
            </w:rPr>
          </w:rPrChange>
        </w:rPr>
        <w:t xml:space="preserve"> </w:t>
      </w:r>
      <w:r>
        <w:t>наносить</w:t>
      </w:r>
      <w:r w:rsidRPr="001C7D2C">
        <w:rPr>
          <w:rPrChange w:id="1912" w:author="Anton Log" w:date="2023-05-10T14:27:00Z">
            <w:rPr>
              <w:lang w:val="en-US"/>
            </w:rPr>
          </w:rPrChange>
        </w:rPr>
        <w:t xml:space="preserve"> </w:t>
      </w:r>
      <w:r>
        <w:t>урон</w:t>
      </w:r>
      <w:r w:rsidRPr="001C7D2C">
        <w:rPr>
          <w:rPrChange w:id="1913" w:author="Anton Log" w:date="2023-05-10T14:27:00Z">
            <w:rPr>
              <w:lang w:val="en-US"/>
            </w:rPr>
          </w:rPrChange>
        </w:rPr>
        <w:t xml:space="preserve"> </w:t>
      </w:r>
      <w:r>
        <w:t>игроку</w:t>
      </w:r>
      <w:r w:rsidRPr="001C7D2C">
        <w:rPr>
          <w:rPrChange w:id="1914" w:author="Anton Log" w:date="2023-05-10T14:27:00Z">
            <w:rPr>
              <w:lang w:val="en-US"/>
            </w:rPr>
          </w:rPrChange>
        </w:rPr>
        <w:t xml:space="preserve"> </w:t>
      </w:r>
      <w:r>
        <w:t>при</w:t>
      </w:r>
      <w:r w:rsidRPr="001C7D2C">
        <w:rPr>
          <w:rPrChange w:id="1915" w:author="Anton Log" w:date="2023-05-10T14:27:00Z">
            <w:rPr>
              <w:lang w:val="en-US"/>
            </w:rPr>
          </w:rPrChange>
        </w:rPr>
        <w:t xml:space="preserve"> </w:t>
      </w:r>
      <w:r>
        <w:t>попадании</w:t>
      </w:r>
      <w:r w:rsidRPr="001C7D2C">
        <w:rPr>
          <w:rPrChange w:id="1916" w:author="Anton Log" w:date="2023-05-10T14:27:00Z">
            <w:rPr>
              <w:lang w:val="en-US"/>
            </w:rPr>
          </w:rPrChange>
        </w:rPr>
        <w:t>.</w:t>
      </w:r>
      <w:r w:rsidR="009E19D4" w:rsidRPr="001C7D2C">
        <w:rPr>
          <w:rPrChange w:id="1917" w:author="Anton Log" w:date="2023-05-10T14:27:00Z">
            <w:rPr>
              <w:lang w:val="en-US"/>
            </w:rPr>
          </w:rPrChange>
        </w:rPr>
        <w:t xml:space="preserve"> </w:t>
      </w:r>
      <w:r w:rsidR="009E19D4">
        <w:t xml:space="preserve">Метод </w:t>
      </w:r>
      <w:proofErr w:type="spellStart"/>
      <w:r w:rsidR="009E19D4" w:rsidRPr="00987609">
        <w:rPr>
          <w:rStyle w:val="aff8"/>
          <w:rFonts w:eastAsiaTheme="minorHAnsi"/>
          <w:rPrChange w:id="1918" w:author="Anton Log" w:date="2023-05-10T14:29:00Z">
            <w:rPr>
              <w:lang w:val="en-US"/>
            </w:rPr>
          </w:rPrChange>
        </w:rPr>
        <w:t>ActivateProjectile</w:t>
      </w:r>
      <w:proofErr w:type="spellEnd"/>
      <w:ins w:id="1919" w:author="Anton Log" w:date="2023-05-10T14:29:00Z">
        <w:r w:rsidR="00987609" w:rsidRPr="00CC4CB0">
          <w:rPr>
            <w:rPrChange w:id="1920" w:author="Anton Log" w:date="2023-05-10T17:27:00Z">
              <w:rPr>
                <w:lang w:val="en-US"/>
              </w:rPr>
            </w:rPrChange>
          </w:rPr>
          <w:t xml:space="preserve"> </w:t>
        </w:r>
      </w:ins>
      <w:del w:id="1921" w:author="Anton Log" w:date="2023-05-10T14:29:00Z">
        <w:r w:rsidR="009E19D4" w:rsidDel="00987609">
          <w:delText xml:space="preserve">(активировать снаряд) </w:delText>
        </w:r>
      </w:del>
      <w:r w:rsidR="009E19D4">
        <w:t>активирует объект вместе с регистрацией столкновений.</w:t>
      </w:r>
      <w:r w:rsidR="00066306">
        <w:t xml:space="preserve"> В функции событий </w:t>
      </w:r>
      <w:proofErr w:type="spellStart"/>
      <w:r w:rsidR="00066306" w:rsidRPr="00211EF7">
        <w:rPr>
          <w:rStyle w:val="aff8"/>
          <w:rFonts w:eastAsiaTheme="minorHAnsi"/>
          <w:rPrChange w:id="1922" w:author="Anton Log" w:date="2023-05-10T14:29:00Z">
            <w:rPr>
              <w:lang w:val="en-US"/>
            </w:rPr>
          </w:rPrChange>
        </w:rPr>
        <w:t>Update</w:t>
      </w:r>
      <w:proofErr w:type="spellEnd"/>
      <w:r w:rsidR="00066306" w:rsidRPr="0070253B">
        <w:t xml:space="preserve"> </w:t>
      </w:r>
      <w:r w:rsidR="00723605">
        <w:t>стреле присваивается скорость</w:t>
      </w:r>
      <w:r w:rsidR="0070253B">
        <w:t xml:space="preserve"> для движения против оси </w:t>
      </w:r>
      <w:r w:rsidR="0070253B">
        <w:rPr>
          <w:lang w:val="en-US"/>
        </w:rPr>
        <w:t>X</w:t>
      </w:r>
      <w:r w:rsidR="007E0A4D">
        <w:t>, а также отсчитывается время после запуска снаряда.</w:t>
      </w:r>
      <w:r w:rsidR="000E64EA">
        <w:t xml:space="preserve"> Если время станет больше некоторой заданной величины, то стрела будет деактивирована. Сделано это для повышения производительности, так как стрела потенциально может продолжать лететь, хотя игрок уже давно ее преодолел.</w:t>
      </w:r>
      <w:r w:rsidR="0078051D">
        <w:t xml:space="preserve"> В случае, если стрела столкнется</w:t>
      </w:r>
      <w:r w:rsidR="00AE545F">
        <w:t xml:space="preserve"> на своем пути с любым объектом, то она деактивируется и передает классу-роди</w:t>
      </w:r>
      <w:r w:rsidR="004019C7">
        <w:t>телю информацию о</w:t>
      </w:r>
      <w:del w:id="1923" w:author="Anton Log" w:date="2023-05-10T14:31:00Z">
        <w:r w:rsidR="004019C7" w:rsidDel="00AA2135">
          <w:delText>б</w:delText>
        </w:r>
      </w:del>
      <w:r w:rsidR="004019C7">
        <w:t xml:space="preserve"> столкновении.</w:t>
      </w:r>
      <w:del w:id="1924" w:author="AdminNB" w:date="2023-05-10T22:32:00Z">
        <w:r w:rsidR="004019C7" w:rsidDel="00A622BA">
          <w:delText xml:space="preserve"> </w:delText>
        </w:r>
      </w:del>
    </w:p>
    <w:p w14:paraId="54616191" w14:textId="0908F842" w:rsidR="008B5ACF" w:rsidRDefault="00155B83" w:rsidP="000772EE">
      <w:r>
        <w:t>Противники</w:t>
      </w:r>
      <w:r w:rsidRPr="004A6965">
        <w:t xml:space="preserve"> </w:t>
      </w:r>
      <w:r>
        <w:t>для</w:t>
      </w:r>
      <w:r w:rsidRPr="004A6965">
        <w:t xml:space="preserve"> </w:t>
      </w:r>
      <w:r>
        <w:t>нанесения</w:t>
      </w:r>
      <w:r w:rsidRPr="004A6965">
        <w:t xml:space="preserve"> </w:t>
      </w:r>
      <w:r>
        <w:t>урона</w:t>
      </w:r>
      <w:r w:rsidRPr="004A6965">
        <w:t xml:space="preserve"> </w:t>
      </w:r>
      <w:r>
        <w:t>игроку</w:t>
      </w:r>
      <w:r w:rsidRPr="004A6965">
        <w:t xml:space="preserve"> </w:t>
      </w:r>
      <w:r>
        <w:t>используют</w:t>
      </w:r>
      <w:r w:rsidRPr="004A6965">
        <w:t xml:space="preserve"> </w:t>
      </w:r>
      <w:r>
        <w:t>с</w:t>
      </w:r>
      <w:r w:rsidR="00190513">
        <w:t>ценарий</w:t>
      </w:r>
      <w:r w:rsidR="00190513" w:rsidRPr="004A6965">
        <w:t xml:space="preserve"> </w:t>
      </w:r>
      <w:proofErr w:type="spellStart"/>
      <w:r w:rsidR="00190513" w:rsidRPr="00A8566A">
        <w:rPr>
          <w:rStyle w:val="aff8"/>
          <w:rFonts w:eastAsiaTheme="minorHAnsi"/>
          <w:rPrChange w:id="1925" w:author="Anton Log" w:date="2023-05-10T14:31:00Z">
            <w:rPr>
              <w:lang w:val="en-US"/>
            </w:rPr>
          </w:rPrChange>
        </w:rPr>
        <w:t>MeleeEnemy</w:t>
      </w:r>
      <w:proofErr w:type="spellEnd"/>
      <w:del w:id="1926" w:author="Anton Log" w:date="2023-05-10T14:31:00Z">
        <w:r w:rsidR="00190513" w:rsidRPr="004A6965" w:rsidDel="00A8566A">
          <w:delText>(</w:delText>
        </w:r>
        <w:r w:rsidR="00190513" w:rsidDel="00A8566A">
          <w:delText>рукопашный</w:delText>
        </w:r>
        <w:r w:rsidR="00190513" w:rsidRPr="004A6965" w:rsidDel="00A8566A">
          <w:delText xml:space="preserve"> </w:delText>
        </w:r>
        <w:r w:rsidR="00190513" w:rsidDel="00A8566A">
          <w:delText>бой</w:delText>
        </w:r>
        <w:r w:rsidR="00190513" w:rsidRPr="004A6965" w:rsidDel="00A8566A">
          <w:delText xml:space="preserve"> </w:delText>
        </w:r>
        <w:r w:rsidR="00190513" w:rsidDel="00A8566A">
          <w:delText>противник</w:delText>
        </w:r>
        <w:r w:rsidR="008E13A7" w:rsidDel="00A8566A">
          <w:delText>а</w:delText>
        </w:r>
        <w:r w:rsidR="00190513" w:rsidRPr="004A6965" w:rsidDel="00A8566A">
          <w:delText>)</w:delText>
        </w:r>
      </w:del>
      <w:r w:rsidRPr="004A6965">
        <w:t xml:space="preserve">, </w:t>
      </w:r>
      <w:r>
        <w:t>который</w:t>
      </w:r>
      <w:r w:rsidR="00190513" w:rsidRPr="004A6965">
        <w:t xml:space="preserve"> </w:t>
      </w:r>
      <w:r w:rsidR="00190513">
        <w:t>функционирует</w:t>
      </w:r>
      <w:r w:rsidR="00190513" w:rsidRPr="004A6965">
        <w:t xml:space="preserve"> </w:t>
      </w:r>
      <w:r w:rsidR="00190513">
        <w:t>схожим</w:t>
      </w:r>
      <w:r w:rsidR="00190513" w:rsidRPr="004A6965">
        <w:t xml:space="preserve"> </w:t>
      </w:r>
      <w:r w:rsidR="00190513">
        <w:t>образом</w:t>
      </w:r>
      <w:r w:rsidR="00190513" w:rsidRPr="004A6965">
        <w:t xml:space="preserve">, </w:t>
      </w:r>
      <w:r w:rsidR="00190513">
        <w:t>как</w:t>
      </w:r>
      <w:r w:rsidR="00190513" w:rsidRPr="004A6965">
        <w:t xml:space="preserve"> </w:t>
      </w:r>
      <w:r w:rsidR="00190513">
        <w:t>и</w:t>
      </w:r>
      <w:r w:rsidR="00190513" w:rsidRPr="004A6965">
        <w:t xml:space="preserve"> </w:t>
      </w:r>
      <w:r w:rsidR="00190513">
        <w:t>сценарий</w:t>
      </w:r>
      <w:r w:rsidR="00190513" w:rsidRPr="004A6965">
        <w:t xml:space="preserve"> </w:t>
      </w:r>
      <w:r w:rsidR="00190513">
        <w:t>атаки</w:t>
      </w:r>
      <w:r w:rsidR="00190513" w:rsidRPr="004A6965">
        <w:t xml:space="preserve"> </w:t>
      </w:r>
      <w:r w:rsidR="00190513">
        <w:t>игрока</w:t>
      </w:r>
      <w:r w:rsidR="00190513" w:rsidRPr="004A6965">
        <w:t xml:space="preserve">. </w:t>
      </w:r>
      <w:r w:rsidR="00190513">
        <w:t xml:space="preserve">Вместо нажатия </w:t>
      </w:r>
      <w:del w:id="1927" w:author="Anton Log" w:date="2023-05-10T14:32:00Z">
        <w:r w:rsidR="00190513" w:rsidDel="00711965">
          <w:delText xml:space="preserve">кнопки </w:delText>
        </w:r>
      </w:del>
      <w:r w:rsidR="00190513">
        <w:t xml:space="preserve">Левой кнопки мыши, </w:t>
      </w:r>
      <w:del w:id="1928" w:author="Anton Log" w:date="2023-05-10T14:32:00Z">
        <w:r w:rsidR="00190513" w:rsidDel="00DC26B8">
          <w:delText>катализатором для начала</w:delText>
        </w:r>
      </w:del>
      <w:ins w:id="1929" w:author="Anton Log" w:date="2023-05-10T14:32:00Z">
        <w:r w:rsidR="00DC26B8">
          <w:rPr>
            <w:lang w:val="ru-BY"/>
          </w:rPr>
          <w:t>началом</w:t>
        </w:r>
      </w:ins>
      <w:r w:rsidR="00190513">
        <w:t xml:space="preserve"> атаки </w:t>
      </w:r>
      <w:del w:id="1930" w:author="Anton Log" w:date="2023-05-10T14:32:00Z">
        <w:r w:rsidR="00190513" w:rsidDel="00DC26B8">
          <w:delText xml:space="preserve">для </w:delText>
        </w:r>
      </w:del>
      <w:del w:id="1931" w:author="AdminNB" w:date="2023-05-10T22:33:00Z">
        <w:r w:rsidR="00190513" w:rsidDel="00273B9B">
          <w:delText xml:space="preserve">противника </w:delText>
        </w:r>
      </w:del>
      <w:r w:rsidR="00190513">
        <w:t>является вход игрока внутрь виртуального прямоугольника перед</w:t>
      </w:r>
      <w:del w:id="1932" w:author="AdminNB" w:date="2023-05-10T22:33:00Z">
        <w:r w:rsidR="00190513" w:rsidDel="00273B9B">
          <w:delText xml:space="preserve"> </w:delText>
        </w:r>
      </w:del>
      <w:ins w:id="1933" w:author="AdminNB" w:date="2023-05-10T22:33:00Z">
        <w:r w:rsidR="00273B9B">
          <w:t xml:space="preserve"> противником</w:t>
        </w:r>
      </w:ins>
      <w:del w:id="1934" w:author="AdminNB" w:date="2023-05-10T22:33:00Z">
        <w:r w:rsidR="00190513" w:rsidDel="00273B9B">
          <w:delText>противником</w:delText>
        </w:r>
      </w:del>
      <w:r w:rsidR="00190513">
        <w:t>.</w:t>
      </w:r>
      <w:r w:rsidR="0088187F">
        <w:t xml:space="preserve"> </w:t>
      </w:r>
      <w:r w:rsidR="00CE3820">
        <w:t xml:space="preserve">То есть </w:t>
      </w:r>
      <w:del w:id="1935" w:author="Anton Log" w:date="2023-05-10T14:33:00Z">
        <w:r w:rsidR="00CE3820" w:rsidDel="00172C70">
          <w:delText xml:space="preserve">противник </w:delText>
        </w:r>
      </w:del>
      <w:ins w:id="1936" w:author="Anton Log" w:date="2023-05-10T14:33:00Z">
        <w:r w:rsidR="00172C70">
          <w:rPr>
            <w:lang w:val="ru-BY"/>
          </w:rPr>
          <w:t>враги</w:t>
        </w:r>
        <w:r w:rsidR="00172C70">
          <w:t xml:space="preserve"> </w:t>
        </w:r>
      </w:ins>
      <w:del w:id="1937" w:author="Anton Log" w:date="2023-05-10T14:33:00Z">
        <w:r w:rsidR="00CE3820" w:rsidDel="00172C70">
          <w:delText xml:space="preserve">будет </w:delText>
        </w:r>
      </w:del>
      <w:proofErr w:type="spellStart"/>
      <w:ins w:id="1938" w:author="Anton Log" w:date="2023-05-10T14:33:00Z">
        <w:r w:rsidR="00172C70">
          <w:t>буд</w:t>
        </w:r>
        <w:proofErr w:type="spellEnd"/>
        <w:r w:rsidR="00172C70">
          <w:rPr>
            <w:lang w:val="ru-BY"/>
          </w:rPr>
          <w:t>ут</w:t>
        </w:r>
        <w:r w:rsidR="00172C70">
          <w:t xml:space="preserve"> </w:t>
        </w:r>
      </w:ins>
      <w:r w:rsidR="00CE3820">
        <w:t>реагировать на появление игрока в «зоне видимости»,</w:t>
      </w:r>
      <w:r w:rsidR="00115B24">
        <w:t xml:space="preserve"> чтобы начать напад</w:t>
      </w:r>
      <w:r w:rsidR="00CE3820">
        <w:t>ение.</w:t>
      </w:r>
    </w:p>
    <w:p w14:paraId="498B5BEC" w14:textId="55C741EA" w:rsidR="008E4BC1" w:rsidRDefault="00094742" w:rsidP="008E4BC1">
      <w:pPr>
        <w:pStyle w:val="21"/>
      </w:pPr>
      <w:ins w:id="1939" w:author="AdminNB" w:date="2023-05-10T22:35:00Z">
        <w:r>
          <w:lastRenderedPageBreak/>
          <w:t>Игровые объекты, управляющие системами игры</w:t>
        </w:r>
      </w:ins>
      <w:del w:id="1940" w:author="Anton Log" w:date="2023-05-10T16:06:00Z">
        <w:r w:rsidR="008E4BC1" w:rsidDel="009D5E99">
          <w:delText>Создание игровых систем</w:delText>
        </w:r>
      </w:del>
      <w:bookmarkStart w:id="1941" w:name="_Toc134632492"/>
      <w:ins w:id="1942" w:author="Anton Log" w:date="2023-05-10T16:06:00Z">
        <w:del w:id="1943" w:author="AdminNB" w:date="2023-05-10T22:34:00Z">
          <w:r w:rsidR="009D5E99" w:rsidDel="00094742">
            <w:rPr>
              <w:lang w:val="ru-BY"/>
            </w:rPr>
            <w:delText>Система создания игровых объектов</w:delText>
          </w:r>
        </w:del>
      </w:ins>
      <w:bookmarkEnd w:id="1941"/>
    </w:p>
    <w:p w14:paraId="210C8332" w14:textId="0CEF3E72" w:rsidR="00B9067B" w:rsidRDefault="00B9067B" w:rsidP="000772EE">
      <w:r>
        <w:t xml:space="preserve">За управление системой создания новых препятствий перед игроком ответственен объект </w:t>
      </w:r>
      <w:proofErr w:type="spellStart"/>
      <w:r w:rsidRPr="00814762">
        <w:rPr>
          <w:rStyle w:val="aff8"/>
          <w:rFonts w:eastAsiaTheme="minorHAnsi"/>
          <w:rPrChange w:id="1944" w:author="Anton Log" w:date="2023-05-10T16:05:00Z">
            <w:rPr>
              <w:lang w:val="en-US"/>
            </w:rPr>
          </w:rPrChange>
        </w:rPr>
        <w:t>SpawnManager</w:t>
      </w:r>
      <w:proofErr w:type="spellEnd"/>
      <w:del w:id="1945" w:author="Anton Log" w:date="2023-05-10T16:05:00Z">
        <w:r w:rsidRPr="00B9067B" w:rsidDel="00814762">
          <w:delText>(</w:delText>
        </w:r>
        <w:r w:rsidDel="00814762">
          <w:delText>управляющий созданием</w:delText>
        </w:r>
        <w:r w:rsidRPr="00B9067B" w:rsidDel="00814762">
          <w:delText>)</w:delText>
        </w:r>
      </w:del>
      <w:r w:rsidR="002B16CD">
        <w:t xml:space="preserve">, который </w:t>
      </w:r>
      <w:r w:rsidR="00B93A26">
        <w:t>является пустым объектом с единственным компонентом</w:t>
      </w:r>
      <w:del w:id="1946" w:author="AdminNB" w:date="2023-05-10T22:36:00Z">
        <w:r w:rsidR="00B93A26" w:rsidDel="00421108">
          <w:delText>,</w:delText>
        </w:r>
      </w:del>
      <w:ins w:id="1947" w:author="AdminNB" w:date="2023-05-10T22:36:00Z">
        <w:r w:rsidR="00421108">
          <w:t xml:space="preserve"> с </w:t>
        </w:r>
      </w:ins>
      <w:del w:id="1948" w:author="AdminNB" w:date="2023-05-10T22:35:00Z">
        <w:r w:rsidR="002B0786" w:rsidDel="00045B8C">
          <w:delText xml:space="preserve"> </w:delText>
        </w:r>
      </w:del>
      <w:del w:id="1949" w:author="Anton Log" w:date="2023-05-10T16:05:00Z">
        <w:r w:rsidR="002B0786" w:rsidDel="00D60958">
          <w:delText>называющим</w:delText>
        </w:r>
        <w:r w:rsidR="00B93A26" w:rsidDel="00D60958">
          <w:delText>ся идентично</w:delText>
        </w:r>
      </w:del>
      <w:ins w:id="1950" w:author="Anton Log" w:date="2023-05-10T16:05:00Z">
        <w:r w:rsidR="00D60958">
          <w:rPr>
            <w:lang w:val="ru-BY"/>
          </w:rPr>
          <w:t>таким же названием</w:t>
        </w:r>
      </w:ins>
      <w:r w:rsidR="00B93A26">
        <w:t>.</w:t>
      </w:r>
      <w:r w:rsidR="002B0786">
        <w:t xml:space="preserve"> Функционирует </w:t>
      </w:r>
      <w:del w:id="1951" w:author="Anton Log" w:date="2023-05-10T16:05:00Z">
        <w:r w:rsidR="002B0786" w:rsidDel="00C1729C">
          <w:delText xml:space="preserve">это </w:delText>
        </w:r>
      </w:del>
      <w:ins w:id="1952" w:author="Anton Log" w:date="2023-05-10T16:05:00Z">
        <w:r w:rsidR="00C1729C">
          <w:rPr>
            <w:lang w:val="ru-BY"/>
          </w:rPr>
          <w:t>он</w:t>
        </w:r>
        <w:r w:rsidR="00C1729C">
          <w:t xml:space="preserve"> </w:t>
        </w:r>
      </w:ins>
      <w:r w:rsidR="002B0786">
        <w:t>следующим образом: внутри</w:t>
      </w:r>
      <w:ins w:id="1953" w:author="Anton Log" w:date="2023-05-10T16:05:00Z">
        <w:r w:rsidR="00E35A20">
          <w:rPr>
            <w:lang w:val="ru-BY"/>
          </w:rPr>
          <w:t xml:space="preserve"> функции</w:t>
        </w:r>
      </w:ins>
      <w:r w:rsidR="002B0786">
        <w:t xml:space="preserve"> </w:t>
      </w:r>
      <w:proofErr w:type="spellStart"/>
      <w:r w:rsidR="002B0786" w:rsidRPr="00E35A20">
        <w:rPr>
          <w:rStyle w:val="aff8"/>
          <w:rFonts w:eastAsiaTheme="minorHAnsi"/>
          <w:rPrChange w:id="1954" w:author="Anton Log" w:date="2023-05-10T16:05:00Z">
            <w:rPr>
              <w:lang w:val="en-US"/>
            </w:rPr>
          </w:rPrChange>
        </w:rPr>
        <w:t>Update</w:t>
      </w:r>
      <w:proofErr w:type="spellEnd"/>
      <w:r w:rsidR="002B0786">
        <w:t xml:space="preserve"> запускается таймер. Когда </w:t>
      </w:r>
      <w:del w:id="1955" w:author="Anton Log" w:date="2023-05-10T16:06:00Z">
        <w:r w:rsidR="002B0786" w:rsidDel="004F7F53">
          <w:delText>время превышает</w:delText>
        </w:r>
      </w:del>
      <w:ins w:id="1956" w:author="Anton Log" w:date="2023-05-10T16:06:00Z">
        <w:r w:rsidR="004F7F53">
          <w:rPr>
            <w:lang w:val="ru-BY"/>
          </w:rPr>
          <w:t>проходит</w:t>
        </w:r>
      </w:ins>
      <w:r w:rsidR="002B0786">
        <w:t xml:space="preserve"> время ожидания, то в игре создается новый случайный объект из списка, который заполнен экземплярами каждого из видов препятствий.</w:t>
      </w:r>
      <w:r w:rsidR="0087303E">
        <w:t xml:space="preserve"> Максимальное количество одновременно существующих в игровом мире</w:t>
      </w:r>
      <w:r w:rsidR="00C10B97">
        <w:t xml:space="preserve"> препятствий</w:t>
      </w:r>
      <w:r w:rsidR="0087303E">
        <w:t xml:space="preserve"> ограничено сверху</w:t>
      </w:r>
      <w:r w:rsidR="00723605">
        <w:t xml:space="preserve"> заданным числом. </w:t>
      </w:r>
      <w:del w:id="1957" w:author="Anton Log" w:date="2023-05-10T16:07:00Z">
        <w:r w:rsidR="00723605" w:rsidDel="005366F4">
          <w:delText>Затем</w:delText>
        </w:r>
        <w:r w:rsidR="00805AF6" w:rsidDel="005366F4">
          <w:delText xml:space="preserve"> </w:delText>
        </w:r>
        <w:r w:rsidR="00BA1EFC" w:rsidDel="005366F4">
          <w:delText>н</w:delText>
        </w:r>
        <w:r w:rsidR="00805AF6" w:rsidDel="005366F4">
          <w:delText>овая</w:delText>
        </w:r>
      </w:del>
      <w:ins w:id="1958" w:author="Anton Log" w:date="2023-05-10T16:07:00Z">
        <w:r w:rsidR="005366F4">
          <w:rPr>
            <w:lang w:val="ru-BY"/>
          </w:rPr>
          <w:t>Новая</w:t>
        </w:r>
      </w:ins>
      <w:r w:rsidR="00805AF6">
        <w:t xml:space="preserve"> сущность помещается правее крайней границы камеры</w:t>
      </w:r>
      <w:r w:rsidR="007F558F">
        <w:t xml:space="preserve"> на высоте, которая вычисляется в зависимости от вида преграды.</w:t>
      </w:r>
      <w:r w:rsidR="005E3C8C">
        <w:t xml:space="preserve"> Частота появления новых препятствий будет случайной внутри </w:t>
      </w:r>
      <w:r w:rsidR="00332E3E">
        <w:t xml:space="preserve">диапазона, верхняя </w:t>
      </w:r>
      <w:r w:rsidR="00D210F8">
        <w:t>граница которого</w:t>
      </w:r>
      <w:r w:rsidR="00332E3E">
        <w:t xml:space="preserve"> будет уменьшаться на одну сотую от времени, </w:t>
      </w:r>
      <w:del w:id="1959" w:author="Anton Log" w:date="2023-05-10T16:07:00Z">
        <w:r w:rsidR="00332E3E" w:rsidDel="0019155C">
          <w:delText xml:space="preserve">прошедшую </w:delText>
        </w:r>
      </w:del>
      <w:proofErr w:type="spellStart"/>
      <w:ins w:id="1960" w:author="Anton Log" w:date="2023-05-10T16:07:00Z">
        <w:r w:rsidR="0019155C">
          <w:t>прошедш</w:t>
        </w:r>
        <w:proofErr w:type="spellEnd"/>
        <w:r w:rsidR="0019155C">
          <w:rPr>
            <w:lang w:val="ru-BY"/>
          </w:rPr>
          <w:t>его</w:t>
        </w:r>
        <w:r w:rsidR="0019155C">
          <w:t xml:space="preserve"> </w:t>
        </w:r>
      </w:ins>
      <w:r w:rsidR="00332E3E">
        <w:t>с</w:t>
      </w:r>
      <w:ins w:id="1961" w:author="AdminNB" w:date="2023-05-10T22:36:00Z">
        <w:r w:rsidR="005F3436">
          <w:t xml:space="preserve"> </w:t>
        </w:r>
      </w:ins>
      <w:del w:id="1962" w:author="AdminNB" w:date="2023-05-10T22:36:00Z">
        <w:r w:rsidR="00332E3E" w:rsidDel="005F3436">
          <w:delText xml:space="preserve">о времени </w:delText>
        </w:r>
      </w:del>
      <w:r w:rsidR="00332E3E">
        <w:t>последнего кадра игры.</w:t>
      </w:r>
    </w:p>
    <w:p w14:paraId="6F7C80A4" w14:textId="77777777" w:rsidR="00A71AAA" w:rsidRDefault="003B4DFC" w:rsidP="000772EE">
      <w:pPr>
        <w:rPr>
          <w:ins w:id="1963" w:author="Anton Log" w:date="2023-05-10T16:08:00Z"/>
        </w:rPr>
      </w:pPr>
      <w:r>
        <w:t xml:space="preserve">Для проигрывания всех звуков был создан специальный объект с компонентом </w:t>
      </w:r>
      <w:proofErr w:type="spellStart"/>
      <w:r w:rsidRPr="00E83FC4">
        <w:rPr>
          <w:rStyle w:val="aff8"/>
          <w:rFonts w:eastAsiaTheme="minorHAnsi"/>
          <w:rPrChange w:id="1964" w:author="Anton Log" w:date="2023-05-10T16:07:00Z">
            <w:rPr>
              <w:lang w:val="en-US"/>
            </w:rPr>
          </w:rPrChange>
        </w:rPr>
        <w:t>AudioSource</w:t>
      </w:r>
      <w:proofErr w:type="spellEnd"/>
      <w:r>
        <w:t>. Этот объект</w:t>
      </w:r>
      <w:r w:rsidR="00EF5B67">
        <w:t>,</w:t>
      </w:r>
      <w:r>
        <w:t xml:space="preserve"> под названием </w:t>
      </w:r>
      <w:proofErr w:type="spellStart"/>
      <w:r w:rsidRPr="00E83FC4">
        <w:rPr>
          <w:rStyle w:val="aff8"/>
          <w:rFonts w:eastAsiaTheme="minorHAnsi"/>
          <w:rPrChange w:id="1965" w:author="Anton Log" w:date="2023-05-10T16:07:00Z">
            <w:rPr>
              <w:lang w:val="en-US"/>
            </w:rPr>
          </w:rPrChange>
        </w:rPr>
        <w:t>SoundManager</w:t>
      </w:r>
      <w:proofErr w:type="spellEnd"/>
      <w:del w:id="1966" w:author="Anton Log" w:date="2023-05-10T16:08:00Z">
        <w:r w:rsidRPr="003B4DFC" w:rsidDel="00E83FC4">
          <w:delText>(</w:delText>
        </w:r>
        <w:r w:rsidDel="00E83FC4">
          <w:delText>управляющий звуками)</w:delText>
        </w:r>
      </w:del>
      <w:r>
        <w:t>, станет источником всех звуков в игре</w:t>
      </w:r>
      <w:r w:rsidR="00BD640E">
        <w:t>.</w:t>
      </w:r>
      <w:r w:rsidR="00044791">
        <w:t xml:space="preserve"> Сценарий </w:t>
      </w:r>
      <w:proofErr w:type="spellStart"/>
      <w:r w:rsidR="00044791" w:rsidRPr="00E83FC4">
        <w:rPr>
          <w:rStyle w:val="aff8"/>
          <w:rFonts w:eastAsiaTheme="minorHAnsi"/>
          <w:rPrChange w:id="1967" w:author="Anton Log" w:date="2023-05-10T16:08:00Z">
            <w:rPr>
              <w:lang w:val="en-US"/>
            </w:rPr>
          </w:rPrChange>
        </w:rPr>
        <w:t>SoundManager</w:t>
      </w:r>
      <w:proofErr w:type="spellEnd"/>
      <w:r w:rsidR="00044791">
        <w:t xml:space="preserve"> предоставляет </w:t>
      </w:r>
      <w:r w:rsidR="000D5DA3">
        <w:t>публичный метод</w:t>
      </w:r>
      <w:r w:rsidR="00044791">
        <w:t xml:space="preserve"> для воспроизведения звуков</w:t>
      </w:r>
      <w:r w:rsidR="000D5DA3">
        <w:t xml:space="preserve"> – </w:t>
      </w:r>
      <w:proofErr w:type="spellStart"/>
      <w:r w:rsidR="00044791" w:rsidRPr="00E83FC4">
        <w:rPr>
          <w:rStyle w:val="aff8"/>
          <w:rFonts w:eastAsiaTheme="minorHAnsi"/>
          <w:rPrChange w:id="1968" w:author="Anton Log" w:date="2023-05-10T16:08:00Z">
            <w:rPr>
              <w:lang w:val="en-US"/>
            </w:rPr>
          </w:rPrChange>
        </w:rPr>
        <w:t>PlaySound</w:t>
      </w:r>
      <w:proofErr w:type="spellEnd"/>
      <w:r w:rsidR="00044791">
        <w:t>, принимающий аудиодорожку и тут же ее</w:t>
      </w:r>
      <w:r w:rsidR="00EB1647">
        <w:t xml:space="preserve"> </w:t>
      </w:r>
      <w:del w:id="1969" w:author="Anton Log" w:date="2023-05-10T16:08:00Z">
        <w:r w:rsidR="00EB1647" w:rsidDel="00E83FC4">
          <w:delText>запускающий</w:delText>
        </w:r>
      </w:del>
      <w:ins w:id="1970" w:author="Anton Log" w:date="2023-05-10T16:08:00Z">
        <w:r w:rsidR="00E83FC4">
          <w:rPr>
            <w:lang w:val="ru-BY"/>
          </w:rPr>
          <w:t>воспроизводящий</w:t>
        </w:r>
      </w:ins>
      <w:r w:rsidR="00EB1647">
        <w:t>.</w:t>
      </w:r>
      <w:r>
        <w:t xml:space="preserve"> </w:t>
      </w:r>
      <w:r w:rsidR="00193A89">
        <w:t xml:space="preserve">Объект для управления звуком игры должен быть один, поэтому </w:t>
      </w:r>
      <w:proofErr w:type="spellStart"/>
      <w:r w:rsidR="00193A89" w:rsidRPr="00F34E11">
        <w:rPr>
          <w:rStyle w:val="aff8"/>
          <w:rFonts w:eastAsiaTheme="minorHAnsi"/>
          <w:rPrChange w:id="1971" w:author="Anton Log" w:date="2023-05-10T16:08:00Z">
            <w:rPr>
              <w:lang w:val="en-US"/>
            </w:rPr>
          </w:rPrChange>
        </w:rPr>
        <w:t>SoundManager</w:t>
      </w:r>
      <w:proofErr w:type="spellEnd"/>
      <w:r w:rsidR="00193A89">
        <w:t xml:space="preserve"> реализует паттерн </w:t>
      </w:r>
      <w:r w:rsidR="00193A89">
        <w:rPr>
          <w:lang w:val="en-US"/>
        </w:rPr>
        <w:t>Singleton</w:t>
      </w:r>
      <w:r w:rsidR="00193A89" w:rsidRPr="00193A89">
        <w:t xml:space="preserve">. </w:t>
      </w:r>
      <w:r w:rsidR="00355356">
        <w:rPr>
          <w:lang w:val="en-US"/>
        </w:rPr>
        <w:t>Singleton</w:t>
      </w:r>
      <w:r w:rsidR="00355356" w:rsidRPr="00355356">
        <w:t xml:space="preserve"> </w:t>
      </w:r>
      <w:r w:rsidR="00355356">
        <w:t>–</w:t>
      </w:r>
      <w:r w:rsidR="00355356" w:rsidRPr="00355356">
        <w:t xml:space="preserve"> </w:t>
      </w:r>
      <w:r w:rsidR="00355356">
        <w:t>паттерн программирования, при котором существует гарантия того, что будет создан единственный объект класса</w:t>
      </w:r>
      <w:r w:rsidR="0097799D">
        <w:t xml:space="preserve"> и что </w:t>
      </w:r>
      <w:r w:rsidR="007E3D1D">
        <w:t xml:space="preserve">к </w:t>
      </w:r>
      <w:r w:rsidR="00224281">
        <w:t xml:space="preserve">этому </w:t>
      </w:r>
      <w:r w:rsidR="007E3D1D">
        <w:t>экземпляру</w:t>
      </w:r>
      <w:r w:rsidR="0097799D">
        <w:t xml:space="preserve"> будет предоставлен доступ</w:t>
      </w:r>
      <w:r w:rsidR="00355356">
        <w:t>.</w:t>
      </w:r>
      <w:del w:id="1972" w:author="AdminNB" w:date="2023-05-10T22:37:00Z">
        <w:r w:rsidR="00355356" w:rsidDel="00561B9B">
          <w:delText xml:space="preserve"> </w:delText>
        </w:r>
      </w:del>
    </w:p>
    <w:p w14:paraId="7ABE677E" w14:textId="39344AD3" w:rsidR="00EE7C94" w:rsidRPr="008D0F74" w:rsidRDefault="00E92957" w:rsidP="000772EE">
      <w:pPr>
        <w:rPr>
          <w:lang w:val="ru-BY"/>
        </w:rPr>
      </w:pPr>
      <w:r>
        <w:t>Воспроизвести звук в других объектах можно следующим образом: сначала мы получаем ссылку на экземпляр источника звука внутри других скриптов</w:t>
      </w:r>
      <w:r w:rsidR="0042258B">
        <w:t>, а з</w:t>
      </w:r>
      <w:r w:rsidR="007240B8">
        <w:t>атем на этом экземпляре</w:t>
      </w:r>
      <w:r w:rsidR="00E67C8E">
        <w:t xml:space="preserve"> вызываются все необходимые звуки</w:t>
      </w:r>
      <w:r w:rsidR="00DA3A5A">
        <w:t>.</w:t>
      </w:r>
      <w:r w:rsidR="008D0F74">
        <w:rPr>
          <w:lang w:val="ru-BY"/>
        </w:rPr>
        <w:t xml:space="preserve"> При этом сам </w:t>
      </w:r>
      <w:proofErr w:type="spellStart"/>
      <w:r w:rsidR="00FA5967" w:rsidRPr="00A43B3B">
        <w:rPr>
          <w:rStyle w:val="aff8"/>
          <w:rFonts w:eastAsiaTheme="minorHAnsi"/>
          <w:rPrChange w:id="1973" w:author="Anton Log" w:date="2023-05-10T16:08:00Z">
            <w:rPr>
              <w:lang w:val="ru-BY"/>
            </w:rPr>
          </w:rPrChange>
        </w:rPr>
        <w:t>SoundManager</w:t>
      </w:r>
      <w:proofErr w:type="spellEnd"/>
      <w:r w:rsidR="00FA5967" w:rsidRPr="00FA5967">
        <w:rPr>
          <w:lang w:val="ru-BY"/>
        </w:rPr>
        <w:t xml:space="preserve"> </w:t>
      </w:r>
      <w:r w:rsidR="008D0F74">
        <w:rPr>
          <w:lang w:val="ru-BY"/>
        </w:rPr>
        <w:t xml:space="preserve">не будет уничтожен после загрузки новой сцены, чтобы все настройки уровня громкости </w:t>
      </w:r>
      <w:r w:rsidR="00964491">
        <w:rPr>
          <w:lang w:val="ru-BY"/>
        </w:rPr>
        <w:t xml:space="preserve">сохранялись </w:t>
      </w:r>
      <w:del w:id="1974" w:author="AdminNB" w:date="2023-05-10T22:38:00Z">
        <w:r w:rsidR="00964491" w:rsidDel="0065167D">
          <w:rPr>
            <w:lang w:val="ru-BY"/>
          </w:rPr>
          <w:delText xml:space="preserve">между </w:delText>
        </w:r>
      </w:del>
      <w:ins w:id="1975" w:author="AdminNB" w:date="2023-05-10T22:38:00Z">
        <w:r w:rsidR="0065167D">
          <w:t>при</w:t>
        </w:r>
        <w:r w:rsidR="0065167D">
          <w:rPr>
            <w:lang w:val="ru-BY"/>
          </w:rPr>
          <w:t xml:space="preserve"> </w:t>
        </w:r>
      </w:ins>
      <w:r w:rsidR="00964491">
        <w:rPr>
          <w:lang w:val="ru-BY"/>
        </w:rPr>
        <w:t>переход</w:t>
      </w:r>
      <w:ins w:id="1976" w:author="AdminNB" w:date="2023-05-10T22:38:00Z">
        <w:r w:rsidR="0065167D">
          <w:t>е</w:t>
        </w:r>
      </w:ins>
      <w:del w:id="1977" w:author="AdminNB" w:date="2023-05-10T22:38:00Z">
        <w:r w:rsidR="00964491" w:rsidDel="0065167D">
          <w:rPr>
            <w:lang w:val="ru-BY"/>
          </w:rPr>
          <w:delText>ом</w:delText>
        </w:r>
      </w:del>
      <w:r w:rsidR="00964491">
        <w:rPr>
          <w:lang w:val="ru-BY"/>
        </w:rPr>
        <w:t xml:space="preserve"> между игрой и главным меню</w:t>
      </w:r>
      <w:r w:rsidR="008D0F74">
        <w:rPr>
          <w:lang w:val="ru-BY"/>
        </w:rPr>
        <w:t>.</w:t>
      </w:r>
      <w:del w:id="1978" w:author="AdminNB" w:date="2023-05-10T22:38:00Z">
        <w:r w:rsidR="008D0F74" w:rsidDel="0065167D">
          <w:rPr>
            <w:lang w:val="ru-BY"/>
          </w:rPr>
          <w:delText xml:space="preserve"> </w:delText>
        </w:r>
      </w:del>
    </w:p>
    <w:p w14:paraId="57067473" w14:textId="05F4E7C5" w:rsidR="008C293F" w:rsidRDefault="008C293F" w:rsidP="000772EE">
      <w:r>
        <w:t xml:space="preserve">Объект </w:t>
      </w:r>
      <w:proofErr w:type="spellStart"/>
      <w:r w:rsidRPr="00202340">
        <w:rPr>
          <w:rStyle w:val="aff8"/>
          <w:rFonts w:eastAsiaTheme="minorHAnsi"/>
          <w:rPrChange w:id="1979" w:author="Anton Log" w:date="2023-05-10T16:09:00Z">
            <w:rPr>
              <w:lang w:val="en-US"/>
            </w:rPr>
          </w:rPrChange>
        </w:rPr>
        <w:t>GameManager</w:t>
      </w:r>
      <w:proofErr w:type="spellEnd"/>
      <w:del w:id="1980" w:author="Anton Log" w:date="2023-05-10T16:09:00Z">
        <w:r w:rsidRPr="00202340" w:rsidDel="00202340">
          <w:rPr>
            <w:rStyle w:val="aff8"/>
            <w:rFonts w:eastAsiaTheme="minorHAnsi"/>
            <w:rPrChange w:id="1981" w:author="Anton Log" w:date="2023-05-10T16:09:00Z">
              <w:rPr/>
            </w:rPrChange>
          </w:rPr>
          <w:delText>(управляющий игрой)</w:delText>
        </w:r>
      </w:del>
      <w:r>
        <w:t xml:space="preserve"> отвечает за конец и перезапуск игры</w:t>
      </w:r>
      <w:r w:rsidR="00FA5967">
        <w:t>, которые</w:t>
      </w:r>
      <w:r w:rsidR="00692028">
        <w:t xml:space="preserve"> происходят после смерти игрока.</w:t>
      </w:r>
      <w:r w:rsidR="00582616">
        <w:t xml:space="preserve"> Фоновая музыка обрывается, а далее происходит отложенный вызов функции, которая показывает экран проигрыша.</w:t>
      </w:r>
      <w:r w:rsidR="00E457B3">
        <w:t xml:space="preserve"> </w:t>
      </w:r>
      <w:r w:rsidR="00A36245">
        <w:t>Отложенный вызов достигнут</w:t>
      </w:r>
      <w:r w:rsidR="00E457B3">
        <w:t xml:space="preserve"> использованием </w:t>
      </w:r>
      <w:r w:rsidR="00EB2C6A">
        <w:t>в</w:t>
      </w:r>
      <w:r w:rsidR="00FE6058">
        <w:t>с</w:t>
      </w:r>
      <w:r w:rsidR="00EB2C6A">
        <w:t xml:space="preserve">троенной </w:t>
      </w:r>
      <w:r w:rsidR="00E457B3">
        <w:t xml:space="preserve">функции </w:t>
      </w:r>
      <w:proofErr w:type="spellStart"/>
      <w:r w:rsidR="00E457B3" w:rsidRPr="009C3FE1">
        <w:rPr>
          <w:rStyle w:val="aff8"/>
          <w:rFonts w:eastAsiaTheme="minorHAnsi"/>
          <w:rPrChange w:id="1982" w:author="Anton Log" w:date="2023-05-10T16:09:00Z">
            <w:rPr>
              <w:lang w:val="en-US"/>
            </w:rPr>
          </w:rPrChange>
        </w:rPr>
        <w:t>Invoke</w:t>
      </w:r>
      <w:proofErr w:type="spellEnd"/>
      <w:r w:rsidR="00E457B3">
        <w:t>, первым аргументом которой передается строка</w:t>
      </w:r>
      <w:r w:rsidR="008E13A7">
        <w:t xml:space="preserve">, содержащая название </w:t>
      </w:r>
      <w:r w:rsidR="00E457B3">
        <w:t>функции, которую необходимо запустить, а вторым – время ожидания.</w:t>
      </w:r>
      <w:del w:id="1983" w:author="AdminNB" w:date="2023-05-10T22:38:00Z">
        <w:r w:rsidR="00845F78" w:rsidDel="0065167D">
          <w:delText xml:space="preserve"> </w:delText>
        </w:r>
      </w:del>
    </w:p>
    <w:p w14:paraId="59CED10A" w14:textId="655CE31D" w:rsidR="00845F78" w:rsidRPr="00F830F3" w:rsidRDefault="00845F78" w:rsidP="000772EE">
      <w:r>
        <w:t>После этого сцена загружается заново, перед этим сохранив лучший счет, если таковой был достигнут в этом сеансе.</w:t>
      </w:r>
      <w:r w:rsidR="00332BF6">
        <w:t xml:space="preserve"> Все объекты принимают</w:t>
      </w:r>
      <w:ins w:id="1984" w:author="Anton Log" w:date="2023-05-10T16:09:00Z">
        <w:r w:rsidR="009C3FE1">
          <w:rPr>
            <w:lang w:val="ru-BY"/>
          </w:rPr>
          <w:t xml:space="preserve"> такое же</w:t>
        </w:r>
      </w:ins>
      <w:r w:rsidR="00332BF6">
        <w:t xml:space="preserve"> состояние, как</w:t>
      </w:r>
      <w:ins w:id="1985" w:author="Anton Log" w:date="2023-05-10T16:09:00Z">
        <w:r w:rsidR="009C3FE1">
          <w:rPr>
            <w:lang w:val="ru-BY"/>
          </w:rPr>
          <w:t xml:space="preserve"> и</w:t>
        </w:r>
      </w:ins>
      <w:r w:rsidR="00332BF6">
        <w:t xml:space="preserve"> в начале игры, что создает зацикленность игрового процесса.</w:t>
      </w:r>
    </w:p>
    <w:p w14:paraId="69A304B5" w14:textId="79A0AEB3" w:rsidR="00DB364D" w:rsidRPr="0065167D" w:rsidRDefault="00263252" w:rsidP="000772EE">
      <w:pPr>
        <w:rPr>
          <w:rPrChange w:id="1986" w:author="AdminNB" w:date="2023-05-10T22:38:00Z">
            <w:rPr>
              <w:color w:val="FF0000"/>
            </w:rPr>
          </w:rPrChange>
        </w:rPr>
      </w:pPr>
      <w:r>
        <w:lastRenderedPageBreak/>
        <w:t>Для сохранения данных игрока необходим специальный обработчик, который будет способ</w:t>
      </w:r>
      <w:r w:rsidR="00E3128C">
        <w:t>ен</w:t>
      </w:r>
      <w:r>
        <w:t xml:space="preserve"> записывать и считывать информацию из файла, чтобы </w:t>
      </w:r>
      <w:r w:rsidR="00DD277F">
        <w:t>хранить</w:t>
      </w:r>
      <w:r>
        <w:t xml:space="preserve"> лучший счет игрока даже после выключения игры.</w:t>
      </w:r>
      <w:r w:rsidR="000167A1">
        <w:t xml:space="preserve"> В</w:t>
      </w:r>
      <w:r w:rsidR="000167A1" w:rsidRPr="000167A1">
        <w:t xml:space="preserve"> </w:t>
      </w:r>
      <w:r w:rsidR="000167A1">
        <w:t xml:space="preserve">сценарии </w:t>
      </w:r>
      <w:proofErr w:type="spellStart"/>
      <w:r w:rsidR="000167A1" w:rsidRPr="00756F36">
        <w:rPr>
          <w:rStyle w:val="aff8"/>
          <w:rFonts w:eastAsiaTheme="minorHAnsi"/>
          <w:rPrChange w:id="1987" w:author="Anton Log" w:date="2023-05-10T16:10:00Z">
            <w:rPr>
              <w:lang w:val="en-US"/>
            </w:rPr>
          </w:rPrChange>
        </w:rPr>
        <w:t>DataManager</w:t>
      </w:r>
      <w:proofErr w:type="spellEnd"/>
      <w:r w:rsidR="00E638B4">
        <w:t xml:space="preserve"> контейнером для данных служ</w:t>
      </w:r>
      <w:r w:rsidR="00CA06B0">
        <w:t>ит</w:t>
      </w:r>
      <w:r w:rsidR="00A349E9">
        <w:t xml:space="preserve"> объект</w:t>
      </w:r>
      <w:r w:rsidR="000167A1">
        <w:t xml:space="preserve"> внутреннего класса </w:t>
      </w:r>
      <w:proofErr w:type="spellStart"/>
      <w:r w:rsidR="000167A1" w:rsidRPr="009608B7">
        <w:rPr>
          <w:rStyle w:val="aff8"/>
          <w:rFonts w:eastAsiaTheme="minorHAnsi"/>
          <w:rPrChange w:id="1988" w:author="Anton Log" w:date="2023-05-10T16:10:00Z">
            <w:rPr>
              <w:lang w:val="en-US"/>
            </w:rPr>
          </w:rPrChange>
        </w:rPr>
        <w:t>Data</w:t>
      </w:r>
      <w:proofErr w:type="spellEnd"/>
      <w:r w:rsidR="000167A1">
        <w:t xml:space="preserve">, </w:t>
      </w:r>
      <w:r w:rsidR="0030114C">
        <w:t>в полях которого в свою очередь хранится информация</w:t>
      </w:r>
      <w:r w:rsidR="000167A1">
        <w:t>, которую необходимо сохранить</w:t>
      </w:r>
      <w:ins w:id="1989" w:author="Anton Log" w:date="2023-05-10T16:10:00Z">
        <w:r w:rsidR="009608B7">
          <w:rPr>
            <w:lang w:val="ru-BY"/>
          </w:rPr>
          <w:t>:</w:t>
        </w:r>
      </w:ins>
      <w:del w:id="1990" w:author="Anton Log" w:date="2023-05-10T16:10:00Z">
        <w:r w:rsidR="000167A1" w:rsidDel="009608B7">
          <w:delText>,</w:delText>
        </w:r>
      </w:del>
      <w:r w:rsidR="000167A1">
        <w:t xml:space="preserve"> в нашем случае это лучший счет.</w:t>
      </w:r>
      <w:r w:rsidR="00A3775C">
        <w:t xml:space="preserve"> </w:t>
      </w:r>
      <w:r w:rsidR="00B13BF8">
        <w:t>В сценарии также хранится</w:t>
      </w:r>
      <w:r w:rsidR="00A3775C">
        <w:t xml:space="preserve"> путь </w:t>
      </w:r>
      <w:r w:rsidR="00D4134E">
        <w:t>к файлу</w:t>
      </w:r>
      <w:r w:rsidR="00A3775C">
        <w:t xml:space="preserve"> </w:t>
      </w:r>
      <w:proofErr w:type="gramStart"/>
      <w:r w:rsidR="00A3775C">
        <w:t xml:space="preserve">расширения </w:t>
      </w:r>
      <w:ins w:id="1991" w:author="Anton Log" w:date="2023-05-10T16:10:00Z">
        <w:r w:rsidR="00AD315E">
          <w:rPr>
            <w:lang w:val="ru-BY"/>
          </w:rPr>
          <w:t>.</w:t>
        </w:r>
      </w:ins>
      <w:proofErr w:type="spellStart"/>
      <w:r w:rsidR="00A3775C">
        <w:rPr>
          <w:lang w:val="en-US"/>
        </w:rPr>
        <w:t>json</w:t>
      </w:r>
      <w:proofErr w:type="spellEnd"/>
      <w:proofErr w:type="gramEnd"/>
      <w:r w:rsidR="00A349E9">
        <w:t>, в котором</w:t>
      </w:r>
      <w:r w:rsidR="006C3111">
        <w:t xml:space="preserve"> будут находится</w:t>
      </w:r>
      <w:r w:rsidR="00A3775C">
        <w:t xml:space="preserve"> данные игры.</w:t>
      </w:r>
      <w:r w:rsidR="009819F9">
        <w:t xml:space="preserve"> При первом запуске </w:t>
      </w:r>
      <w:del w:id="1992" w:author="AdminNB" w:date="2023-05-10T22:39:00Z">
        <w:r w:rsidR="009819F9" w:rsidDel="0065167D">
          <w:delText xml:space="preserve">игры </w:delText>
        </w:r>
      </w:del>
      <w:ins w:id="1993" w:author="AdminNB" w:date="2023-05-10T22:39:00Z">
        <w:r w:rsidR="0065167D">
          <w:t>приложения</w:t>
        </w:r>
        <w:r w:rsidR="0065167D">
          <w:t xml:space="preserve"> </w:t>
        </w:r>
      </w:ins>
      <w:r w:rsidR="009819F9">
        <w:t xml:space="preserve">лучший счет </w:t>
      </w:r>
      <w:r w:rsidR="00FB5B3D">
        <w:t>равен</w:t>
      </w:r>
      <w:r w:rsidR="009819F9">
        <w:t xml:space="preserve"> нулю.</w:t>
      </w:r>
      <w:r w:rsidR="00CA2A2D">
        <w:t xml:space="preserve"> </w:t>
      </w:r>
      <w:r w:rsidR="00CA2A2D" w:rsidRPr="005738F2">
        <w:t>Для того, чтобы установить новое значение</w:t>
      </w:r>
      <w:r w:rsidR="006D06CB" w:rsidRPr="005738F2">
        <w:t xml:space="preserve"> поля </w:t>
      </w:r>
      <w:proofErr w:type="spellStart"/>
      <w:r w:rsidR="006D06CB" w:rsidRPr="00C73848">
        <w:rPr>
          <w:rStyle w:val="aff8"/>
          <w:rFonts w:eastAsiaTheme="minorHAnsi"/>
          <w:rPrChange w:id="1994" w:author="Anton Log" w:date="2023-05-10T16:10:00Z">
            <w:rPr>
              <w:lang w:val="en-US"/>
            </w:rPr>
          </w:rPrChange>
        </w:rPr>
        <w:t>bestScore</w:t>
      </w:r>
      <w:proofErr w:type="spellEnd"/>
      <w:r w:rsidR="00CA2A2D" w:rsidRPr="005738F2">
        <w:t xml:space="preserve"> и получить</w:t>
      </w:r>
      <w:r w:rsidR="006D06CB" w:rsidRPr="005738F2">
        <w:t xml:space="preserve"> </w:t>
      </w:r>
      <w:r w:rsidR="00BB177C" w:rsidRPr="005738F2">
        <w:t xml:space="preserve">текущее </w:t>
      </w:r>
      <w:r w:rsidR="00BB177C" w:rsidRPr="00B61878">
        <w:t xml:space="preserve">состояние </w:t>
      </w:r>
      <w:r w:rsidR="006D06CB" w:rsidRPr="00B61878">
        <w:t>объект</w:t>
      </w:r>
      <w:r w:rsidR="009D7D49" w:rsidRPr="00B61878">
        <w:t>а</w:t>
      </w:r>
      <w:r w:rsidR="00CA2A2D" w:rsidRPr="00B61878">
        <w:t xml:space="preserve"> типа </w:t>
      </w:r>
      <w:proofErr w:type="spellStart"/>
      <w:r w:rsidR="00CA2A2D" w:rsidRPr="0065167D">
        <w:rPr>
          <w:rStyle w:val="aff8"/>
          <w:rFonts w:eastAsiaTheme="minorHAnsi"/>
          <w:rPrChange w:id="1995" w:author="AdminNB" w:date="2023-05-10T22:38:00Z">
            <w:rPr>
              <w:lang w:val="en-US"/>
            </w:rPr>
          </w:rPrChange>
        </w:rPr>
        <w:t>Data</w:t>
      </w:r>
      <w:proofErr w:type="spellEnd"/>
      <w:del w:id="1996" w:author="Anton Log" w:date="2023-05-10T16:11:00Z">
        <w:r w:rsidR="00CA2A2D" w:rsidRPr="00B61878" w:rsidDel="00AC6B36">
          <w:delText>,</w:delText>
        </w:r>
      </w:del>
      <w:r w:rsidR="004363ED" w:rsidRPr="00B61878">
        <w:t xml:space="preserve"> существуют соответствующие функции </w:t>
      </w:r>
      <w:proofErr w:type="spellStart"/>
      <w:r w:rsidR="006D06CB" w:rsidRPr="0065167D">
        <w:rPr>
          <w:rStyle w:val="aff8"/>
          <w:rFonts w:eastAsiaTheme="minorHAnsi"/>
          <w:rPrChange w:id="1997" w:author="AdminNB" w:date="2023-05-10T22:38:00Z">
            <w:rPr>
              <w:lang w:val="en-US"/>
            </w:rPr>
          </w:rPrChange>
        </w:rPr>
        <w:t>SetBestScore</w:t>
      </w:r>
      <w:proofErr w:type="spellEnd"/>
      <w:r w:rsidR="006D06CB" w:rsidRPr="00B61878">
        <w:t xml:space="preserve"> </w:t>
      </w:r>
      <w:r w:rsidR="004363ED" w:rsidRPr="00B61878">
        <w:t xml:space="preserve">и </w:t>
      </w:r>
      <w:proofErr w:type="spellStart"/>
      <w:r w:rsidR="004363ED" w:rsidRPr="0065167D">
        <w:rPr>
          <w:rStyle w:val="aff8"/>
          <w:rFonts w:eastAsiaTheme="minorHAnsi"/>
          <w:rPrChange w:id="1998" w:author="AdminNB" w:date="2023-05-10T22:38:00Z">
            <w:rPr>
              <w:lang w:val="en-US"/>
            </w:rPr>
          </w:rPrChange>
        </w:rPr>
        <w:t>GetGameData</w:t>
      </w:r>
      <w:proofErr w:type="spellEnd"/>
      <w:r w:rsidR="004363ED" w:rsidRPr="00B61878">
        <w:t>.</w:t>
      </w:r>
      <w:del w:id="1999" w:author="AdminNB" w:date="2023-05-10T22:38:00Z">
        <w:r w:rsidR="006C7EE5" w:rsidRPr="00B61878" w:rsidDel="0065167D">
          <w:delText xml:space="preserve"> </w:delText>
        </w:r>
      </w:del>
    </w:p>
    <w:p w14:paraId="18279F80" w14:textId="269F386C" w:rsidR="00FE2245" w:rsidRPr="008278E6" w:rsidRDefault="00FE2245" w:rsidP="000772EE">
      <w:pPr>
        <w:rPr>
          <w:lang w:val="ru-BY"/>
          <w:rPrChange w:id="2000" w:author="Anton Log" w:date="2023-05-10T16:12:00Z">
            <w:rPr/>
          </w:rPrChange>
        </w:rPr>
      </w:pPr>
      <w:proofErr w:type="spellStart"/>
      <w:r w:rsidRPr="00B61878">
        <w:t>Фукнция</w:t>
      </w:r>
      <w:proofErr w:type="spellEnd"/>
      <w:r w:rsidRPr="00B61878">
        <w:t xml:space="preserve"> </w:t>
      </w:r>
      <w:proofErr w:type="spellStart"/>
      <w:r w:rsidR="00EA63A8" w:rsidRPr="0065167D">
        <w:rPr>
          <w:rStyle w:val="aff8"/>
          <w:rFonts w:eastAsiaTheme="minorHAnsi"/>
          <w:rPrChange w:id="2001" w:author="AdminNB" w:date="2023-05-10T22:38:00Z">
            <w:rPr>
              <w:lang w:val="en-US"/>
            </w:rPr>
          </w:rPrChange>
        </w:rPr>
        <w:t>SetBestScore</w:t>
      </w:r>
      <w:proofErr w:type="spellEnd"/>
      <w:r w:rsidR="00EA63A8" w:rsidRPr="00B61878">
        <w:t xml:space="preserve"> </w:t>
      </w:r>
      <w:r w:rsidRPr="00B61878">
        <w:t xml:space="preserve">получает </w:t>
      </w:r>
      <w:r w:rsidRPr="00D62E79">
        <w:t>новый лучший счет</w:t>
      </w:r>
      <w:r w:rsidR="002E7CC5" w:rsidRPr="00D62E79">
        <w:t xml:space="preserve"> и устанавливает пол</w:t>
      </w:r>
      <w:ins w:id="2002" w:author="AdminNB" w:date="2023-05-10T22:40:00Z">
        <w:r w:rsidR="00B61878">
          <w:t>ю</w:t>
        </w:r>
      </w:ins>
      <w:del w:id="2003" w:author="AdminNB" w:date="2023-05-10T22:40:00Z">
        <w:r w:rsidR="002E7CC5" w:rsidRPr="00D62E79" w:rsidDel="00B61878">
          <w:delText>е</w:delText>
        </w:r>
      </w:del>
      <w:r w:rsidR="002E7CC5" w:rsidRPr="00D62E79">
        <w:t xml:space="preserve"> объекта класса </w:t>
      </w:r>
      <w:proofErr w:type="spellStart"/>
      <w:r w:rsidR="002E7CC5" w:rsidRPr="00AC6B36">
        <w:rPr>
          <w:rStyle w:val="aff8"/>
          <w:rFonts w:eastAsiaTheme="minorHAnsi"/>
          <w:rPrChange w:id="2004" w:author="Anton Log" w:date="2023-05-10T16:11:00Z">
            <w:rPr>
              <w:lang w:val="en-US"/>
            </w:rPr>
          </w:rPrChange>
        </w:rPr>
        <w:t>Data</w:t>
      </w:r>
      <w:proofErr w:type="spellEnd"/>
      <w:r w:rsidR="002E7CC5" w:rsidRPr="00D62E79">
        <w:t xml:space="preserve"> </w:t>
      </w:r>
      <w:proofErr w:type="spellStart"/>
      <w:r w:rsidR="002E7CC5" w:rsidRPr="00AC6B36">
        <w:rPr>
          <w:rStyle w:val="aff8"/>
          <w:rFonts w:eastAsiaTheme="minorHAnsi"/>
          <w:rPrChange w:id="2005" w:author="Anton Log" w:date="2023-05-10T16:11:00Z">
            <w:rPr>
              <w:lang w:val="en-US"/>
            </w:rPr>
          </w:rPrChange>
        </w:rPr>
        <w:t>bestScore</w:t>
      </w:r>
      <w:proofErr w:type="spellEnd"/>
      <w:r w:rsidR="002E7CC5" w:rsidRPr="00D62E79">
        <w:t xml:space="preserve"> </w:t>
      </w:r>
      <w:del w:id="2006" w:author="Anton Log" w:date="2023-05-10T16:11:00Z">
        <w:r w:rsidR="002E7CC5" w:rsidRPr="00D62E79" w:rsidDel="00AC6B36">
          <w:delText xml:space="preserve">на </w:delText>
        </w:r>
      </w:del>
      <w:ins w:id="2007" w:author="Anton Log" w:date="2023-05-10T16:11:00Z">
        <w:del w:id="2008" w:author="AdminNB" w:date="2023-05-10T22:40:00Z">
          <w:r w:rsidR="00AC6B36" w:rsidDel="00B61878">
            <w:rPr>
              <w:lang w:val="ru-BY"/>
            </w:rPr>
            <w:delText>в</w:delText>
          </w:r>
          <w:r w:rsidR="00AC6B36" w:rsidRPr="00D62E79" w:rsidDel="00B61878">
            <w:delText xml:space="preserve"> </w:delText>
          </w:r>
        </w:del>
      </w:ins>
      <w:r w:rsidR="002E7CC5" w:rsidRPr="00D62E79">
        <w:t>новое значение</w:t>
      </w:r>
      <w:ins w:id="2009" w:author="Anton Log" w:date="2023-05-10T16:11:00Z">
        <w:r w:rsidR="005B5CFC">
          <w:rPr>
            <w:lang w:val="ru-BY"/>
          </w:rPr>
          <w:t>.</w:t>
        </w:r>
      </w:ins>
      <w:del w:id="2010" w:author="Anton Log" w:date="2023-05-10T16:11:00Z">
        <w:r w:rsidR="002E7CC5" w:rsidRPr="00D62E79" w:rsidDel="005B5CFC">
          <w:delText>;</w:delText>
        </w:r>
      </w:del>
      <w:r w:rsidR="002E7CC5" w:rsidRPr="00D62E79">
        <w:t xml:space="preserve"> </w:t>
      </w:r>
      <w:del w:id="2011" w:author="Anton Log" w:date="2023-05-10T16:11:00Z">
        <w:r w:rsidR="002E7CC5" w:rsidRPr="00D62E79" w:rsidDel="005B5CFC">
          <w:delText>е</w:delText>
        </w:r>
      </w:del>
      <w:ins w:id="2012" w:author="Anton Log" w:date="2023-05-10T16:11:00Z">
        <w:r w:rsidR="00531FEB">
          <w:rPr>
            <w:lang w:val="ru-BY"/>
          </w:rPr>
          <w:t>Е</w:t>
        </w:r>
      </w:ins>
      <w:proofErr w:type="spellStart"/>
      <w:r w:rsidR="002E7CC5" w:rsidRPr="00D62E79">
        <w:t>сли</w:t>
      </w:r>
      <w:proofErr w:type="spellEnd"/>
      <w:r w:rsidR="002E7CC5" w:rsidRPr="00D62E79">
        <w:t xml:space="preserve"> объекта еще не существует, то метод его создает.</w:t>
      </w:r>
      <w:r w:rsidR="006D06CB" w:rsidRPr="00D62E79">
        <w:t xml:space="preserve"> </w:t>
      </w:r>
      <w:proofErr w:type="spellStart"/>
      <w:r w:rsidR="006D06CB" w:rsidRPr="00194C46">
        <w:rPr>
          <w:rStyle w:val="aff8"/>
          <w:rFonts w:eastAsiaTheme="minorHAnsi"/>
          <w:rPrChange w:id="2013" w:author="Anton Log" w:date="2023-05-10T16:11:00Z">
            <w:rPr>
              <w:lang w:val="en-US"/>
            </w:rPr>
          </w:rPrChange>
        </w:rPr>
        <w:t>GetGameData</w:t>
      </w:r>
      <w:proofErr w:type="spellEnd"/>
      <w:r w:rsidR="006D06CB" w:rsidRPr="00D62E79">
        <w:t xml:space="preserve"> </w:t>
      </w:r>
      <w:del w:id="2014" w:author="Anton Log" w:date="2023-05-10T16:11:00Z">
        <w:r w:rsidR="006D06CB" w:rsidRPr="00D62E79" w:rsidDel="00194C46">
          <w:delText xml:space="preserve">тоже </w:delText>
        </w:r>
      </w:del>
      <w:ins w:id="2015" w:author="Anton Log" w:date="2023-05-10T16:11:00Z">
        <w:r w:rsidR="00194C46">
          <w:rPr>
            <w:lang w:val="ru-BY"/>
          </w:rPr>
          <w:t>также</w:t>
        </w:r>
        <w:r w:rsidR="00194C46" w:rsidRPr="00D62E79">
          <w:t xml:space="preserve"> </w:t>
        </w:r>
      </w:ins>
      <w:r w:rsidR="006D06CB" w:rsidRPr="00D62E79">
        <w:t xml:space="preserve">создает объект для хранения данных, если это не было сделано ранее, и возвращает </w:t>
      </w:r>
      <w:r w:rsidR="00C00576">
        <w:t>его</w:t>
      </w:r>
      <w:ins w:id="2016" w:author="Anton Log" w:date="2023-05-10T16:12:00Z">
        <w:r w:rsidR="00FB7E27">
          <w:rPr>
            <w:lang w:val="ru-BY"/>
          </w:rPr>
          <w:t xml:space="preserve">. Реализация функций </w:t>
        </w:r>
        <w:r w:rsidR="00FB7E27" w:rsidRPr="00CC4CB0">
          <w:rPr>
            <w:rStyle w:val="aff8"/>
            <w:rFonts w:eastAsiaTheme="minorHAnsi"/>
            <w:lang w:val="ru-BY"/>
            <w:rPrChange w:id="2017" w:author="Anton Log" w:date="2023-05-10T17:27:00Z">
              <w:rPr>
                <w:lang w:val="en-US"/>
              </w:rPr>
            </w:rPrChange>
          </w:rPr>
          <w:t>SetBestScore</w:t>
        </w:r>
        <w:r w:rsidR="00FB7E27" w:rsidRPr="00CC4CB0">
          <w:rPr>
            <w:lang w:val="ru-BY"/>
            <w:rPrChange w:id="2018" w:author="Anton Log" w:date="2023-05-10T17:27:00Z">
              <w:rPr>
                <w:lang w:val="en-US"/>
              </w:rPr>
            </w:rPrChange>
          </w:rPr>
          <w:t xml:space="preserve"> </w:t>
        </w:r>
        <w:r w:rsidR="00FB7E27" w:rsidRPr="00CC4CB0">
          <w:rPr>
            <w:lang w:val="ru-BY"/>
            <w:rPrChange w:id="2019" w:author="Anton Log" w:date="2023-05-10T17:27:00Z">
              <w:rPr/>
            </w:rPrChange>
          </w:rPr>
          <w:t>и</w:t>
        </w:r>
        <w:r w:rsidR="00FB7E27" w:rsidRPr="00CC4CB0">
          <w:rPr>
            <w:lang w:val="ru-BY"/>
            <w:rPrChange w:id="2020" w:author="Anton Log" w:date="2023-05-10T17:27:00Z">
              <w:rPr>
                <w:lang w:val="en-US"/>
              </w:rPr>
            </w:rPrChange>
          </w:rPr>
          <w:t xml:space="preserve"> </w:t>
        </w:r>
        <w:r w:rsidR="00FB7E27" w:rsidRPr="00CC4CB0">
          <w:rPr>
            <w:rStyle w:val="aff8"/>
            <w:rFonts w:eastAsiaTheme="minorHAnsi"/>
            <w:lang w:val="ru-BY"/>
            <w:rPrChange w:id="2021" w:author="Anton Log" w:date="2023-05-10T17:27:00Z">
              <w:rPr>
                <w:lang w:val="en-US"/>
              </w:rPr>
            </w:rPrChange>
          </w:rPr>
          <w:t>GetGameData</w:t>
        </w:r>
        <w:r w:rsidR="00FB7E27" w:rsidRPr="00CC4CB0">
          <w:rPr>
            <w:lang w:val="ru-BY"/>
            <w:rPrChange w:id="2022" w:author="Anton Log" w:date="2023-05-10T17:27:00Z">
              <w:rPr/>
            </w:rPrChange>
          </w:rPr>
          <w:t xml:space="preserve"> </w:t>
        </w:r>
        <w:r w:rsidR="00FB7E27">
          <w:rPr>
            <w:lang w:val="ru-BY"/>
          </w:rPr>
          <w:t xml:space="preserve">представлены на </w:t>
        </w:r>
      </w:ins>
      <w:del w:id="2023" w:author="Anton Log" w:date="2023-05-10T16:12:00Z">
        <w:r w:rsidR="00C00576" w:rsidRPr="00CC4CB0" w:rsidDel="00FB7E27">
          <w:rPr>
            <w:lang w:val="ru-BY"/>
            <w:rPrChange w:id="2024" w:author="Anton Log" w:date="2023-05-10T17:27:00Z">
              <w:rPr/>
            </w:rPrChange>
          </w:rPr>
          <w:delText xml:space="preserve">(см. </w:delText>
        </w:r>
      </w:del>
      <w:r w:rsidR="00C00576" w:rsidRPr="00CC4CB0">
        <w:rPr>
          <w:lang w:val="ru-BY"/>
          <w:rPrChange w:id="2025" w:author="Anton Log" w:date="2023-05-10T17:27:00Z">
            <w:rPr/>
          </w:rPrChange>
        </w:rPr>
        <w:t>листинг</w:t>
      </w:r>
      <w:ins w:id="2026" w:author="Anton Log" w:date="2023-05-10T16:12:00Z">
        <w:r w:rsidR="00FB7E27">
          <w:rPr>
            <w:lang w:val="ru-BY"/>
          </w:rPr>
          <w:t>е</w:t>
        </w:r>
      </w:ins>
      <w:r w:rsidR="00C00576" w:rsidRPr="00CC4CB0">
        <w:rPr>
          <w:lang w:val="ru-BY"/>
          <w:rPrChange w:id="2027" w:author="Anton Log" w:date="2023-05-10T17:27:00Z">
            <w:rPr/>
          </w:rPrChange>
        </w:rPr>
        <w:t xml:space="preserve"> 2.13</w:t>
      </w:r>
      <w:del w:id="2028" w:author="Anton Log" w:date="2023-05-10T16:12:00Z">
        <w:r w:rsidR="00C00576" w:rsidRPr="00CC4CB0" w:rsidDel="00FB7E27">
          <w:rPr>
            <w:lang w:val="ru-BY"/>
            <w:rPrChange w:id="2029" w:author="Anton Log" w:date="2023-05-10T17:27:00Z">
              <w:rPr/>
            </w:rPrChange>
          </w:rPr>
          <w:delText>)</w:delText>
        </w:r>
        <w:r w:rsidR="0082748A" w:rsidRPr="00CC4CB0" w:rsidDel="008278E6">
          <w:rPr>
            <w:lang w:val="ru-BY"/>
            <w:rPrChange w:id="2030" w:author="Anton Log" w:date="2023-05-10T17:27:00Z">
              <w:rPr/>
            </w:rPrChange>
          </w:rPr>
          <w:delText>:</w:delText>
        </w:r>
      </w:del>
      <w:ins w:id="2031" w:author="Anton Log" w:date="2023-05-10T16:12:00Z">
        <w:r w:rsidR="008278E6">
          <w:rPr>
            <w:lang w:val="ru-BY"/>
          </w:rPr>
          <w:t>.</w:t>
        </w:r>
      </w:ins>
    </w:p>
    <w:p w14:paraId="009EA6C2" w14:textId="3E3B0E5B" w:rsidR="0082748A" w:rsidRPr="00CC4CB0" w:rsidRDefault="0082748A" w:rsidP="0082748A">
      <w:pPr>
        <w:pStyle w:val="afffd"/>
        <w:rPr>
          <w:lang w:val="ru-BY"/>
          <w:rPrChange w:id="2032" w:author="Anton Log" w:date="2023-05-10T17:27:00Z">
            <w:rPr>
              <w:lang w:val="en-US"/>
            </w:rPr>
          </w:rPrChange>
        </w:rPr>
      </w:pPr>
      <w:r w:rsidRPr="00CC4CB0">
        <w:rPr>
          <w:lang w:val="ru-BY"/>
          <w:rPrChange w:id="2033" w:author="Anton Log" w:date="2023-05-10T17:27:00Z">
            <w:rPr/>
          </w:rPrChange>
        </w:rPr>
        <w:t>Листинг</w:t>
      </w:r>
      <w:r w:rsidRPr="00CC4CB0">
        <w:rPr>
          <w:lang w:val="ru-BY"/>
          <w:rPrChange w:id="2034" w:author="Anton Log" w:date="2023-05-10T17:27:00Z">
            <w:rPr>
              <w:lang w:val="en-US"/>
            </w:rPr>
          </w:rPrChange>
        </w:rPr>
        <w:t xml:space="preserve"> 2.13 – </w:t>
      </w:r>
      <w:r w:rsidRPr="00CC4CB0">
        <w:rPr>
          <w:lang w:val="ru-BY"/>
          <w:rPrChange w:id="2035" w:author="Anton Log" w:date="2023-05-10T17:27:00Z">
            <w:rPr/>
          </w:rPrChange>
        </w:rPr>
        <w:t>Функции</w:t>
      </w:r>
      <w:r w:rsidRPr="00CC4CB0">
        <w:rPr>
          <w:lang w:val="ru-BY"/>
          <w:rPrChange w:id="2036" w:author="Anton Log" w:date="2023-05-10T17:27:00Z">
            <w:rPr>
              <w:lang w:val="en-US"/>
            </w:rPr>
          </w:rPrChange>
        </w:rPr>
        <w:t xml:space="preserve"> </w:t>
      </w:r>
      <w:r w:rsidRPr="00CC4CB0">
        <w:rPr>
          <w:rStyle w:val="aff8"/>
          <w:rFonts w:eastAsiaTheme="minorHAnsi"/>
          <w:lang w:val="ru-BY"/>
          <w:rPrChange w:id="2037" w:author="Anton Log" w:date="2023-05-10T17:27:00Z">
            <w:rPr>
              <w:lang w:val="en-US"/>
            </w:rPr>
          </w:rPrChange>
        </w:rPr>
        <w:t>SetBestScore</w:t>
      </w:r>
      <w:r w:rsidRPr="00CC4CB0">
        <w:rPr>
          <w:lang w:val="ru-BY"/>
          <w:rPrChange w:id="2038" w:author="Anton Log" w:date="2023-05-10T17:27:00Z">
            <w:rPr>
              <w:lang w:val="en-US"/>
            </w:rPr>
          </w:rPrChange>
        </w:rPr>
        <w:t xml:space="preserve"> </w:t>
      </w:r>
      <w:r w:rsidRPr="00CC4CB0">
        <w:rPr>
          <w:lang w:val="ru-BY"/>
          <w:rPrChange w:id="2039" w:author="Anton Log" w:date="2023-05-10T17:27:00Z">
            <w:rPr/>
          </w:rPrChange>
        </w:rPr>
        <w:t>и</w:t>
      </w:r>
      <w:r w:rsidRPr="00CC4CB0">
        <w:rPr>
          <w:lang w:val="ru-BY"/>
          <w:rPrChange w:id="2040" w:author="Anton Log" w:date="2023-05-10T17:27:00Z">
            <w:rPr>
              <w:lang w:val="en-US"/>
            </w:rPr>
          </w:rPrChange>
        </w:rPr>
        <w:t xml:space="preserve"> </w:t>
      </w:r>
      <w:r w:rsidRPr="00CC4CB0">
        <w:rPr>
          <w:rStyle w:val="aff8"/>
          <w:rFonts w:eastAsiaTheme="minorHAnsi"/>
          <w:lang w:val="ru-BY"/>
          <w:rPrChange w:id="2041" w:author="Anton Log" w:date="2023-05-10T17:27:00Z">
            <w:rPr>
              <w:lang w:val="en-US"/>
            </w:rPr>
          </w:rPrChange>
        </w:rPr>
        <w:t>GetGameData</w:t>
      </w:r>
    </w:p>
    <w:p w14:paraId="063CE559" w14:textId="207A8718" w:rsidR="00D62E79" w:rsidRPr="00CC4CB0" w:rsidRDefault="00D62E79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042" w:author="Anton Log" w:date="2023-05-10T16:13:00Z">
          <w:pPr>
            <w:pStyle w:val="aff7"/>
            <w:ind w:left="720"/>
          </w:pPr>
        </w:pPrChange>
      </w:pPr>
      <w:proofErr w:type="gramStart"/>
      <w:r w:rsidRPr="00CC4CB0">
        <w:rPr>
          <w:lang w:val="en-US"/>
          <w:rPrChange w:id="2043" w:author="Anton Log" w:date="2023-05-10T17:27:00Z">
            <w:rPr>
              <w:color w:val="0000FF"/>
              <w:lang w:val="en-US"/>
            </w:rPr>
          </w:rPrChange>
        </w:rPr>
        <w:t>public</w:t>
      </w:r>
      <w:proofErr w:type="gramEnd"/>
      <w:r w:rsidRPr="00CC4CB0">
        <w:rPr>
          <w:lang w:val="en-US"/>
        </w:rPr>
        <w:t xml:space="preserve"> </w:t>
      </w:r>
      <w:r w:rsidRPr="00CC4CB0">
        <w:rPr>
          <w:lang w:val="en-US"/>
          <w:rPrChange w:id="2044" w:author="Anton Log" w:date="2023-05-10T17:27:00Z">
            <w:rPr>
              <w:color w:val="0000FF"/>
              <w:lang w:val="en-US"/>
            </w:rPr>
          </w:rPrChange>
        </w:rPr>
        <w:t>void</w:t>
      </w:r>
      <w:r w:rsidRPr="00CC4CB0">
        <w:rPr>
          <w:lang w:val="en-US"/>
        </w:rPr>
        <w:t xml:space="preserve"> </w:t>
      </w:r>
      <w:proofErr w:type="spellStart"/>
      <w:r w:rsidRPr="00CC4CB0">
        <w:rPr>
          <w:lang w:val="en-US"/>
        </w:rPr>
        <w:t>SetBestScore</w:t>
      </w:r>
      <w:proofErr w:type="spellEnd"/>
      <w:r w:rsidRPr="00CC4CB0">
        <w:rPr>
          <w:lang w:val="en-US"/>
        </w:rPr>
        <w:t>(</w:t>
      </w:r>
      <w:proofErr w:type="spellStart"/>
      <w:r w:rsidRPr="00CC4CB0">
        <w:rPr>
          <w:lang w:val="en-US"/>
          <w:rPrChange w:id="2045" w:author="Anton Log" w:date="2023-05-10T17:27:00Z">
            <w:rPr>
              <w:color w:val="0000FF"/>
              <w:lang w:val="en-US"/>
            </w:rPr>
          </w:rPrChange>
        </w:rPr>
        <w:t>int</w:t>
      </w:r>
      <w:proofErr w:type="spellEnd"/>
      <w:r w:rsidRPr="00CC4CB0">
        <w:rPr>
          <w:lang w:val="en-US"/>
        </w:rPr>
        <w:t xml:space="preserve"> </w:t>
      </w:r>
      <w:proofErr w:type="spellStart"/>
      <w:r w:rsidRPr="00CC4CB0">
        <w:rPr>
          <w:lang w:val="en-US"/>
        </w:rPr>
        <w:t>bestScore</w:t>
      </w:r>
      <w:proofErr w:type="spellEnd"/>
      <w:r w:rsidRPr="00CC4CB0">
        <w:rPr>
          <w:lang w:val="en-US"/>
        </w:rPr>
        <w:t>)</w:t>
      </w:r>
    </w:p>
    <w:p w14:paraId="69372A65" w14:textId="6A5D8A09" w:rsidR="00D62E79" w:rsidRPr="00CC4CB0" w:rsidRDefault="00D62E79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046" w:author="Anton Log" w:date="2023-05-10T16:13:00Z">
          <w:pPr>
            <w:pStyle w:val="aff7"/>
            <w:ind w:left="720"/>
          </w:pPr>
        </w:pPrChange>
      </w:pPr>
      <w:r w:rsidRPr="00CC4CB0">
        <w:rPr>
          <w:lang w:val="en-US"/>
        </w:rPr>
        <w:t>{</w:t>
      </w:r>
    </w:p>
    <w:p w14:paraId="04626533" w14:textId="635C6FD0" w:rsidR="00D62E79" w:rsidRPr="008452F0" w:rsidRDefault="008452F0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047" w:author="Anton Log" w:date="2023-05-10T16:13:00Z">
          <w:pPr>
            <w:pStyle w:val="aff7"/>
            <w:ind w:left="916"/>
          </w:pPr>
        </w:pPrChange>
      </w:pPr>
      <w:ins w:id="2048" w:author="Anton Log" w:date="2023-05-10T16:12:00Z">
        <w:r>
          <w:rPr>
            <w:lang w:val="ru-BY"/>
          </w:rPr>
          <w:t xml:space="preserve">  </w:t>
        </w:r>
      </w:ins>
      <w:proofErr w:type="gramStart"/>
      <w:r w:rsidR="00D62E79" w:rsidRPr="008452F0">
        <w:rPr>
          <w:lang w:val="en-US"/>
          <w:rPrChange w:id="2049" w:author="Anton Log" w:date="2023-05-10T16:13:00Z">
            <w:rPr>
              <w:color w:val="0000FF"/>
              <w:lang w:val="en-US"/>
            </w:rPr>
          </w:rPrChange>
        </w:rPr>
        <w:t>if</w:t>
      </w:r>
      <w:proofErr w:type="gramEnd"/>
      <w:r w:rsidR="00D62E79" w:rsidRPr="008452F0">
        <w:rPr>
          <w:lang w:val="en-US"/>
        </w:rPr>
        <w:t xml:space="preserve"> (</w:t>
      </w:r>
      <w:proofErr w:type="spellStart"/>
      <w:r w:rsidR="00D62E79" w:rsidRPr="008452F0">
        <w:rPr>
          <w:lang w:val="en-US"/>
        </w:rPr>
        <w:t>gameData</w:t>
      </w:r>
      <w:proofErr w:type="spellEnd"/>
      <w:r w:rsidR="00D62E79" w:rsidRPr="008452F0">
        <w:rPr>
          <w:lang w:val="en-US"/>
        </w:rPr>
        <w:t xml:space="preserve"> == </w:t>
      </w:r>
      <w:r w:rsidR="00D62E79" w:rsidRPr="008452F0">
        <w:rPr>
          <w:lang w:val="en-US"/>
          <w:rPrChange w:id="2050" w:author="Anton Log" w:date="2023-05-10T16:13:00Z">
            <w:rPr>
              <w:color w:val="0000FF"/>
              <w:lang w:val="en-US"/>
            </w:rPr>
          </w:rPrChange>
        </w:rPr>
        <w:t>null</w:t>
      </w:r>
      <w:r w:rsidR="00D62E79" w:rsidRPr="008452F0">
        <w:rPr>
          <w:lang w:val="en-US"/>
        </w:rPr>
        <w:t>)</w:t>
      </w:r>
    </w:p>
    <w:p w14:paraId="4DD0F658" w14:textId="1BA0ECE6" w:rsidR="00D62E79" w:rsidRPr="008452F0" w:rsidRDefault="008452F0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051" w:author="Anton Log" w:date="2023-05-10T16:13:00Z">
          <w:pPr>
            <w:pStyle w:val="aff7"/>
            <w:ind w:left="916"/>
          </w:pPr>
        </w:pPrChange>
      </w:pPr>
      <w:ins w:id="2052" w:author="Anton Log" w:date="2023-05-10T16:13:00Z">
        <w:r>
          <w:rPr>
            <w:lang w:val="ru-BY"/>
          </w:rPr>
          <w:t xml:space="preserve">  </w:t>
        </w:r>
      </w:ins>
      <w:r w:rsidR="00D62E79" w:rsidRPr="008452F0">
        <w:rPr>
          <w:lang w:val="en-US"/>
        </w:rPr>
        <w:t>{</w:t>
      </w:r>
    </w:p>
    <w:p w14:paraId="64877D3C" w14:textId="4957E736" w:rsidR="00D62E79" w:rsidRPr="008452F0" w:rsidRDefault="008452F0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053" w:author="Anton Log" w:date="2023-05-10T16:13:00Z">
          <w:pPr>
            <w:pStyle w:val="aff7"/>
            <w:ind w:left="916" w:firstLine="524"/>
          </w:pPr>
        </w:pPrChange>
      </w:pPr>
      <w:ins w:id="2054" w:author="Anton Log" w:date="2023-05-10T16:13:00Z">
        <w:r>
          <w:rPr>
            <w:lang w:val="ru-BY"/>
          </w:rPr>
          <w:t xml:space="preserve">    </w:t>
        </w:r>
      </w:ins>
      <w:proofErr w:type="spellStart"/>
      <w:proofErr w:type="gramStart"/>
      <w:r w:rsidR="00D62E79" w:rsidRPr="008452F0">
        <w:rPr>
          <w:lang w:val="en-US"/>
        </w:rPr>
        <w:t>gameData</w:t>
      </w:r>
      <w:proofErr w:type="spellEnd"/>
      <w:proofErr w:type="gramEnd"/>
      <w:r w:rsidR="00D62E79" w:rsidRPr="008452F0">
        <w:rPr>
          <w:lang w:val="en-US"/>
        </w:rPr>
        <w:t xml:space="preserve"> = </w:t>
      </w:r>
      <w:r w:rsidR="00D62E79" w:rsidRPr="008452F0">
        <w:rPr>
          <w:lang w:val="en-US"/>
          <w:rPrChange w:id="2055" w:author="Anton Log" w:date="2023-05-10T16:13:00Z">
            <w:rPr>
              <w:color w:val="0000FF"/>
              <w:lang w:val="en-US"/>
            </w:rPr>
          </w:rPrChange>
        </w:rPr>
        <w:t>new</w:t>
      </w:r>
      <w:r w:rsidR="00D62E79" w:rsidRPr="008452F0">
        <w:rPr>
          <w:lang w:val="en-US"/>
        </w:rPr>
        <w:t xml:space="preserve"> Data();</w:t>
      </w:r>
    </w:p>
    <w:p w14:paraId="3CDC5CE2" w14:textId="65507FD5" w:rsidR="00D62E79" w:rsidRPr="008452F0" w:rsidDel="008452F0" w:rsidRDefault="008452F0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del w:id="2056" w:author="Anton Log" w:date="2023-05-10T16:13:00Z"/>
          <w:lang w:val="en-US"/>
        </w:rPr>
        <w:pPrChange w:id="2057" w:author="Anton Log" w:date="2023-05-10T16:13:00Z">
          <w:pPr>
            <w:pStyle w:val="aff7"/>
            <w:ind w:left="916"/>
          </w:pPr>
        </w:pPrChange>
      </w:pPr>
      <w:ins w:id="2058" w:author="Anton Log" w:date="2023-05-10T16:13:00Z">
        <w:r>
          <w:rPr>
            <w:lang w:val="ru-BY"/>
          </w:rPr>
          <w:t xml:space="preserve">  </w:t>
        </w:r>
      </w:ins>
      <w:r w:rsidR="00D62E79" w:rsidRPr="008452F0">
        <w:rPr>
          <w:lang w:val="en-US"/>
        </w:rPr>
        <w:t>}</w:t>
      </w:r>
    </w:p>
    <w:p w14:paraId="6CE42E21" w14:textId="77777777" w:rsidR="00D62E79" w:rsidRPr="008452F0" w:rsidRDefault="00D62E79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059" w:author="Anton Log" w:date="2023-05-10T16:13:00Z">
          <w:pPr>
            <w:pStyle w:val="aff7"/>
            <w:ind w:left="916"/>
          </w:pPr>
        </w:pPrChange>
      </w:pPr>
    </w:p>
    <w:p w14:paraId="08CA94A3" w14:textId="0BA3B219" w:rsidR="00D62E79" w:rsidRPr="008452F0" w:rsidRDefault="008452F0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060" w:author="Anton Log" w:date="2023-05-10T16:13:00Z">
          <w:pPr>
            <w:pStyle w:val="aff7"/>
            <w:ind w:left="916"/>
          </w:pPr>
        </w:pPrChange>
      </w:pPr>
      <w:ins w:id="2061" w:author="Anton Log" w:date="2023-05-10T16:13:00Z">
        <w:r>
          <w:rPr>
            <w:lang w:val="ru-BY"/>
          </w:rPr>
          <w:t xml:space="preserve">  </w:t>
        </w:r>
      </w:ins>
      <w:proofErr w:type="spellStart"/>
      <w:r w:rsidR="00D62E79" w:rsidRPr="008452F0">
        <w:rPr>
          <w:lang w:val="en-US"/>
        </w:rPr>
        <w:t>gameData.bestScore</w:t>
      </w:r>
      <w:proofErr w:type="spellEnd"/>
      <w:r w:rsidR="00D62E79" w:rsidRPr="008452F0">
        <w:rPr>
          <w:lang w:val="en-US"/>
        </w:rPr>
        <w:t xml:space="preserve"> = </w:t>
      </w:r>
      <w:proofErr w:type="spellStart"/>
      <w:r w:rsidR="00D62E79" w:rsidRPr="008452F0">
        <w:rPr>
          <w:lang w:val="en-US"/>
        </w:rPr>
        <w:t>bestScore</w:t>
      </w:r>
      <w:proofErr w:type="spellEnd"/>
      <w:r w:rsidR="00D62E79" w:rsidRPr="008452F0">
        <w:rPr>
          <w:lang w:val="en-US"/>
        </w:rPr>
        <w:t>;</w:t>
      </w:r>
    </w:p>
    <w:p w14:paraId="5EB4F360" w14:textId="0DDD4BA4" w:rsidR="00D62E79" w:rsidRPr="00CC4CB0" w:rsidRDefault="00D62E79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062" w:author="Anton Log" w:date="2023-05-10T16:13:00Z">
          <w:pPr>
            <w:pStyle w:val="aff7"/>
            <w:ind w:left="720"/>
          </w:pPr>
        </w:pPrChange>
      </w:pPr>
      <w:r w:rsidRPr="00CC4CB0">
        <w:rPr>
          <w:lang w:val="en-US"/>
        </w:rPr>
        <w:t>}</w:t>
      </w:r>
    </w:p>
    <w:p w14:paraId="5EE992A0" w14:textId="77777777" w:rsidR="00D62E79" w:rsidRPr="00CC4CB0" w:rsidRDefault="00D62E79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063" w:author="Anton Log" w:date="2023-05-10T16:13:00Z">
          <w:pPr>
            <w:pStyle w:val="aff7"/>
            <w:ind w:left="720"/>
          </w:pPr>
        </w:pPrChange>
      </w:pPr>
    </w:p>
    <w:p w14:paraId="52B062CC" w14:textId="5EE2E4EA" w:rsidR="00D62E79" w:rsidRPr="00CC4CB0" w:rsidRDefault="00D62E79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064" w:author="Anton Log" w:date="2023-05-10T16:13:00Z">
          <w:pPr>
            <w:pStyle w:val="aff7"/>
            <w:ind w:left="720"/>
          </w:pPr>
        </w:pPrChange>
      </w:pPr>
      <w:proofErr w:type="gramStart"/>
      <w:r w:rsidRPr="00CC4CB0">
        <w:rPr>
          <w:lang w:val="en-US"/>
          <w:rPrChange w:id="2065" w:author="Anton Log" w:date="2023-05-10T17:27:00Z">
            <w:rPr>
              <w:color w:val="0000FF"/>
              <w:lang w:val="en-US"/>
            </w:rPr>
          </w:rPrChange>
        </w:rPr>
        <w:t>public</w:t>
      </w:r>
      <w:proofErr w:type="gramEnd"/>
      <w:r w:rsidRPr="00CC4CB0">
        <w:rPr>
          <w:lang w:val="en-US"/>
        </w:rPr>
        <w:t xml:space="preserve"> Data </w:t>
      </w:r>
      <w:proofErr w:type="spellStart"/>
      <w:r w:rsidRPr="00CC4CB0">
        <w:rPr>
          <w:lang w:val="en-US"/>
        </w:rPr>
        <w:t>GetGameData</w:t>
      </w:r>
      <w:proofErr w:type="spellEnd"/>
      <w:r w:rsidRPr="00CC4CB0">
        <w:rPr>
          <w:lang w:val="en-US"/>
        </w:rPr>
        <w:t>()</w:t>
      </w:r>
    </w:p>
    <w:p w14:paraId="53CB1E86" w14:textId="5FFAD6B9" w:rsidR="00D62E79" w:rsidRPr="00CC4CB0" w:rsidRDefault="00D62E79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066" w:author="Anton Log" w:date="2023-05-10T16:13:00Z">
          <w:pPr>
            <w:pStyle w:val="aff7"/>
            <w:ind w:left="720"/>
          </w:pPr>
        </w:pPrChange>
      </w:pPr>
      <w:r w:rsidRPr="00CC4CB0">
        <w:rPr>
          <w:lang w:val="en-US"/>
        </w:rPr>
        <w:t>{</w:t>
      </w:r>
    </w:p>
    <w:p w14:paraId="325EE288" w14:textId="21AB02B3" w:rsidR="00D62E79" w:rsidRPr="008452F0" w:rsidRDefault="008452F0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067" w:author="Anton Log" w:date="2023-05-10T16:13:00Z">
          <w:pPr>
            <w:pStyle w:val="aff7"/>
            <w:ind w:left="916"/>
          </w:pPr>
        </w:pPrChange>
      </w:pPr>
      <w:ins w:id="2068" w:author="Anton Log" w:date="2023-05-10T16:13:00Z">
        <w:r>
          <w:rPr>
            <w:lang w:val="ru-BY"/>
          </w:rPr>
          <w:t xml:space="preserve">  </w:t>
        </w:r>
      </w:ins>
      <w:proofErr w:type="gramStart"/>
      <w:r w:rsidR="00D62E79" w:rsidRPr="008452F0">
        <w:rPr>
          <w:lang w:val="en-US"/>
          <w:rPrChange w:id="2069" w:author="Anton Log" w:date="2023-05-10T16:13:00Z">
            <w:rPr>
              <w:color w:val="0000FF"/>
              <w:lang w:val="en-US"/>
            </w:rPr>
          </w:rPrChange>
        </w:rPr>
        <w:t>if</w:t>
      </w:r>
      <w:proofErr w:type="gramEnd"/>
      <w:r w:rsidR="00D62E79" w:rsidRPr="008452F0">
        <w:rPr>
          <w:lang w:val="en-US"/>
        </w:rPr>
        <w:t xml:space="preserve"> (</w:t>
      </w:r>
      <w:proofErr w:type="spellStart"/>
      <w:r w:rsidR="00D62E79" w:rsidRPr="008452F0">
        <w:rPr>
          <w:lang w:val="en-US"/>
        </w:rPr>
        <w:t>gameData</w:t>
      </w:r>
      <w:proofErr w:type="spellEnd"/>
      <w:r w:rsidR="00D62E79" w:rsidRPr="008452F0">
        <w:rPr>
          <w:lang w:val="en-US"/>
        </w:rPr>
        <w:t xml:space="preserve"> == </w:t>
      </w:r>
      <w:r w:rsidR="00D62E79" w:rsidRPr="008452F0">
        <w:rPr>
          <w:lang w:val="en-US"/>
          <w:rPrChange w:id="2070" w:author="Anton Log" w:date="2023-05-10T16:13:00Z">
            <w:rPr>
              <w:color w:val="0000FF"/>
              <w:lang w:val="en-US"/>
            </w:rPr>
          </w:rPrChange>
        </w:rPr>
        <w:t>null</w:t>
      </w:r>
      <w:r w:rsidR="00D62E79" w:rsidRPr="008452F0">
        <w:rPr>
          <w:lang w:val="en-US"/>
        </w:rPr>
        <w:t>)</w:t>
      </w:r>
    </w:p>
    <w:p w14:paraId="7D254BCD" w14:textId="57184DD6" w:rsidR="00D62E79" w:rsidRPr="008452F0" w:rsidRDefault="008452F0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071" w:author="Anton Log" w:date="2023-05-10T16:13:00Z">
          <w:pPr>
            <w:pStyle w:val="aff7"/>
            <w:ind w:left="916"/>
          </w:pPr>
        </w:pPrChange>
      </w:pPr>
      <w:ins w:id="2072" w:author="Anton Log" w:date="2023-05-10T16:13:00Z">
        <w:r>
          <w:rPr>
            <w:lang w:val="ru-BY"/>
          </w:rPr>
          <w:t xml:space="preserve">  </w:t>
        </w:r>
      </w:ins>
      <w:r w:rsidR="00D62E79" w:rsidRPr="008452F0">
        <w:rPr>
          <w:lang w:val="en-US"/>
        </w:rPr>
        <w:t>{</w:t>
      </w:r>
    </w:p>
    <w:p w14:paraId="1AD9F3DB" w14:textId="73BE3EFB" w:rsidR="00D62E79" w:rsidRPr="008452F0" w:rsidDel="008452F0" w:rsidRDefault="008452F0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del w:id="2073" w:author="Anton Log" w:date="2023-05-10T16:13:00Z"/>
          <w:lang w:val="en-US"/>
        </w:rPr>
        <w:pPrChange w:id="2074" w:author="Anton Log" w:date="2023-05-10T16:13:00Z">
          <w:pPr>
            <w:pStyle w:val="aff7"/>
            <w:ind w:left="1440"/>
          </w:pPr>
        </w:pPrChange>
      </w:pPr>
      <w:ins w:id="2075" w:author="Anton Log" w:date="2023-05-10T16:13:00Z">
        <w:r>
          <w:rPr>
            <w:lang w:val="ru-BY"/>
          </w:rPr>
          <w:t xml:space="preserve">    </w:t>
        </w:r>
      </w:ins>
      <w:proofErr w:type="spellStart"/>
      <w:proofErr w:type="gramStart"/>
      <w:r w:rsidR="00D62E79" w:rsidRPr="008452F0">
        <w:rPr>
          <w:lang w:val="en-US"/>
        </w:rPr>
        <w:t>gameData</w:t>
      </w:r>
      <w:proofErr w:type="spellEnd"/>
      <w:proofErr w:type="gramEnd"/>
      <w:r w:rsidR="00D62E79" w:rsidRPr="008452F0">
        <w:rPr>
          <w:lang w:val="en-US"/>
        </w:rPr>
        <w:t xml:space="preserve"> = </w:t>
      </w:r>
      <w:r w:rsidR="00D62E79" w:rsidRPr="008452F0">
        <w:rPr>
          <w:lang w:val="en-US"/>
          <w:rPrChange w:id="2076" w:author="Anton Log" w:date="2023-05-10T16:13:00Z">
            <w:rPr>
              <w:color w:val="0000FF"/>
              <w:lang w:val="en-US"/>
            </w:rPr>
          </w:rPrChange>
        </w:rPr>
        <w:t>new</w:t>
      </w:r>
      <w:r w:rsidR="00D62E79" w:rsidRPr="008452F0">
        <w:rPr>
          <w:lang w:val="en-US"/>
        </w:rPr>
        <w:t xml:space="preserve"> Data();</w:t>
      </w:r>
    </w:p>
    <w:p w14:paraId="366CE01E" w14:textId="77777777" w:rsidR="00D62E79" w:rsidRPr="008452F0" w:rsidRDefault="00D62E79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077" w:author="Anton Log" w:date="2023-05-10T16:13:00Z">
          <w:pPr>
            <w:pStyle w:val="aff7"/>
            <w:ind w:left="1440"/>
          </w:pPr>
        </w:pPrChange>
      </w:pPr>
    </w:p>
    <w:p w14:paraId="09DEA449" w14:textId="26B4988A" w:rsidR="00D62E79" w:rsidRPr="00CC4CB0" w:rsidRDefault="008452F0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ru-BY"/>
          <w:rPrChange w:id="2078" w:author="Anton Log" w:date="2023-05-10T17:27:00Z">
            <w:rPr>
              <w:lang w:val="en-US"/>
            </w:rPr>
          </w:rPrChange>
        </w:rPr>
        <w:pPrChange w:id="2079" w:author="Anton Log" w:date="2023-05-10T16:13:00Z">
          <w:pPr>
            <w:pStyle w:val="aff7"/>
            <w:ind w:left="1440"/>
          </w:pPr>
        </w:pPrChange>
      </w:pPr>
      <w:ins w:id="2080" w:author="Anton Log" w:date="2023-05-10T16:13:00Z">
        <w:r>
          <w:rPr>
            <w:lang w:val="ru-BY"/>
          </w:rPr>
          <w:t xml:space="preserve">   </w:t>
        </w:r>
      </w:ins>
      <w:r w:rsidR="00D62E79" w:rsidRPr="00CC4CB0">
        <w:rPr>
          <w:lang w:val="ru-BY"/>
          <w:rPrChange w:id="2081" w:author="Anton Log" w:date="2023-05-10T17:27:00Z">
            <w:rPr>
              <w:lang w:val="en-US"/>
            </w:rPr>
          </w:rPrChange>
        </w:rPr>
        <w:t>gameData.bestScore = 0;</w:t>
      </w:r>
    </w:p>
    <w:p w14:paraId="3D513FA3" w14:textId="0C1E393C" w:rsidR="00D62E79" w:rsidRPr="00CC4CB0" w:rsidDel="008452F0" w:rsidRDefault="008452F0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del w:id="2082" w:author="Anton Log" w:date="2023-05-10T16:13:00Z"/>
          <w:lang w:val="ru-BY"/>
          <w:rPrChange w:id="2083" w:author="Anton Log" w:date="2023-05-10T17:27:00Z">
            <w:rPr>
              <w:del w:id="2084" w:author="Anton Log" w:date="2023-05-10T16:13:00Z"/>
              <w:lang w:val="en-US"/>
            </w:rPr>
          </w:rPrChange>
        </w:rPr>
        <w:pPrChange w:id="2085" w:author="Anton Log" w:date="2023-05-10T16:13:00Z">
          <w:pPr>
            <w:pStyle w:val="aff7"/>
            <w:ind w:left="916"/>
          </w:pPr>
        </w:pPrChange>
      </w:pPr>
      <w:ins w:id="2086" w:author="Anton Log" w:date="2023-05-10T16:13:00Z">
        <w:r>
          <w:rPr>
            <w:lang w:val="ru-BY"/>
          </w:rPr>
          <w:t xml:space="preserve">  </w:t>
        </w:r>
      </w:ins>
      <w:r w:rsidR="00D62E79" w:rsidRPr="00CC4CB0">
        <w:rPr>
          <w:lang w:val="ru-BY"/>
          <w:rPrChange w:id="2087" w:author="Anton Log" w:date="2023-05-10T17:27:00Z">
            <w:rPr>
              <w:lang w:val="en-US"/>
            </w:rPr>
          </w:rPrChange>
        </w:rPr>
        <w:t>}</w:t>
      </w:r>
    </w:p>
    <w:p w14:paraId="7103361D" w14:textId="77777777" w:rsidR="00D62E79" w:rsidRPr="00CC4CB0" w:rsidRDefault="00D62E79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ru-BY"/>
          <w:rPrChange w:id="2088" w:author="Anton Log" w:date="2023-05-10T17:27:00Z">
            <w:rPr>
              <w:lang w:val="en-US"/>
            </w:rPr>
          </w:rPrChange>
        </w:rPr>
        <w:pPrChange w:id="2089" w:author="Anton Log" w:date="2023-05-10T16:13:00Z">
          <w:pPr>
            <w:pStyle w:val="aff7"/>
            <w:ind w:left="916"/>
          </w:pPr>
        </w:pPrChange>
      </w:pPr>
    </w:p>
    <w:p w14:paraId="233FF7F0" w14:textId="1626EA7E" w:rsidR="00D62E79" w:rsidRPr="00CC4CB0" w:rsidRDefault="008452F0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ru-BY"/>
          <w:rPrChange w:id="2090" w:author="Anton Log" w:date="2023-05-10T17:27:00Z">
            <w:rPr>
              <w:lang w:val="en-US"/>
            </w:rPr>
          </w:rPrChange>
        </w:rPr>
        <w:pPrChange w:id="2091" w:author="Anton Log" w:date="2023-05-10T16:13:00Z">
          <w:pPr>
            <w:pStyle w:val="aff7"/>
            <w:ind w:left="916"/>
          </w:pPr>
        </w:pPrChange>
      </w:pPr>
      <w:ins w:id="2092" w:author="Anton Log" w:date="2023-05-10T16:13:00Z">
        <w:r>
          <w:rPr>
            <w:lang w:val="ru-BY"/>
          </w:rPr>
          <w:t xml:space="preserve">  </w:t>
        </w:r>
      </w:ins>
      <w:r w:rsidR="00D62E79" w:rsidRPr="00CC4CB0">
        <w:rPr>
          <w:lang w:val="ru-BY"/>
          <w:rPrChange w:id="2093" w:author="Anton Log" w:date="2023-05-10T17:27:00Z">
            <w:rPr>
              <w:color w:val="0000FF"/>
              <w:lang w:val="en-US"/>
            </w:rPr>
          </w:rPrChange>
        </w:rPr>
        <w:t>return</w:t>
      </w:r>
      <w:r w:rsidR="00D62E79" w:rsidRPr="00CC4CB0">
        <w:rPr>
          <w:lang w:val="ru-BY"/>
          <w:rPrChange w:id="2094" w:author="Anton Log" w:date="2023-05-10T17:27:00Z">
            <w:rPr>
              <w:lang w:val="en-US"/>
            </w:rPr>
          </w:rPrChange>
        </w:rPr>
        <w:t xml:space="preserve"> gameData;</w:t>
      </w:r>
    </w:p>
    <w:p w14:paraId="17536832" w14:textId="1E572ED9" w:rsidR="00D62E79" w:rsidRPr="00CC4CB0" w:rsidRDefault="00D62E79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ru-BY"/>
          <w:rPrChange w:id="2095" w:author="Anton Log" w:date="2023-05-10T17:27:00Z">
            <w:rPr>
              <w:lang w:val="en-US"/>
            </w:rPr>
          </w:rPrChange>
        </w:rPr>
        <w:pPrChange w:id="2096" w:author="Anton Log" w:date="2023-05-10T16:13:00Z">
          <w:pPr>
            <w:pStyle w:val="aff7"/>
            <w:ind w:left="720"/>
          </w:pPr>
        </w:pPrChange>
      </w:pPr>
      <w:r w:rsidRPr="00CC4CB0">
        <w:rPr>
          <w:lang w:val="ru-BY"/>
          <w:rPrChange w:id="2097" w:author="Anton Log" w:date="2023-05-10T17:27:00Z">
            <w:rPr>
              <w:lang w:val="en-US"/>
            </w:rPr>
          </w:rPrChange>
        </w:rPr>
        <w:t>}</w:t>
      </w:r>
    </w:p>
    <w:p w14:paraId="2B680861" w14:textId="42DE133A" w:rsidR="00263252" w:rsidRDefault="004363ED" w:rsidP="000772EE">
      <w:del w:id="2098" w:author="AdminNB" w:date="2023-05-10T22:41:00Z">
        <w:r w:rsidRPr="00CC4CB0" w:rsidDel="00B61878">
          <w:rPr>
            <w:lang w:val="ru-BY"/>
            <w:rPrChange w:id="2099" w:author="Anton Log" w:date="2023-05-10T17:27:00Z">
              <w:rPr>
                <w:lang w:val="en-US"/>
              </w:rPr>
            </w:rPrChange>
          </w:rPr>
          <w:delText xml:space="preserve"> </w:delText>
        </w:r>
      </w:del>
      <w:r w:rsidR="0048096B" w:rsidRPr="00CC4CB0">
        <w:rPr>
          <w:lang w:val="ru-BY"/>
          <w:rPrChange w:id="2100" w:author="Anton Log" w:date="2023-05-10T17:27:00Z">
            <w:rPr/>
          </w:rPrChange>
        </w:rPr>
        <w:t>М</w:t>
      </w:r>
      <w:r w:rsidR="000855DE" w:rsidRPr="00CC4CB0">
        <w:rPr>
          <w:lang w:val="ru-BY"/>
          <w:rPrChange w:id="2101" w:author="Anton Log" w:date="2023-05-10T17:27:00Z">
            <w:rPr/>
          </w:rPrChange>
        </w:rPr>
        <w:t>етоды</w:t>
      </w:r>
      <w:r w:rsidR="000855DE" w:rsidRPr="00CC4CB0">
        <w:rPr>
          <w:lang w:val="ru-BY"/>
          <w:rPrChange w:id="2102" w:author="Anton Log" w:date="2023-05-10T17:27:00Z">
            <w:rPr>
              <w:lang w:val="en-US"/>
            </w:rPr>
          </w:rPrChange>
        </w:rPr>
        <w:t xml:space="preserve"> </w:t>
      </w:r>
      <w:r w:rsidR="000855DE" w:rsidRPr="00CC4CB0">
        <w:rPr>
          <w:rStyle w:val="aff8"/>
          <w:rFonts w:eastAsiaTheme="minorHAnsi"/>
          <w:lang w:val="ru-BY"/>
          <w:rPrChange w:id="2103" w:author="Anton Log" w:date="2023-05-10T17:27:00Z">
            <w:rPr>
              <w:lang w:val="en-US"/>
            </w:rPr>
          </w:rPrChange>
        </w:rPr>
        <w:t>Load</w:t>
      </w:r>
      <w:r w:rsidR="000855DE" w:rsidRPr="00CC4CB0">
        <w:rPr>
          <w:lang w:val="ru-BY"/>
          <w:rPrChange w:id="2104" w:author="Anton Log" w:date="2023-05-10T17:27:00Z">
            <w:rPr>
              <w:lang w:val="en-US"/>
            </w:rPr>
          </w:rPrChange>
        </w:rPr>
        <w:t xml:space="preserve"> </w:t>
      </w:r>
      <w:r w:rsidR="000855DE" w:rsidRPr="00CC4CB0">
        <w:rPr>
          <w:lang w:val="ru-BY"/>
          <w:rPrChange w:id="2105" w:author="Anton Log" w:date="2023-05-10T17:27:00Z">
            <w:rPr/>
          </w:rPrChange>
        </w:rPr>
        <w:t>и</w:t>
      </w:r>
      <w:r w:rsidR="000855DE" w:rsidRPr="00CC4CB0">
        <w:rPr>
          <w:lang w:val="ru-BY"/>
          <w:rPrChange w:id="2106" w:author="Anton Log" w:date="2023-05-10T17:27:00Z">
            <w:rPr>
              <w:lang w:val="en-US"/>
            </w:rPr>
          </w:rPrChange>
        </w:rPr>
        <w:t xml:space="preserve"> </w:t>
      </w:r>
      <w:r w:rsidR="000855DE" w:rsidRPr="00CC4CB0">
        <w:rPr>
          <w:rStyle w:val="aff8"/>
          <w:rFonts w:eastAsiaTheme="minorHAnsi"/>
          <w:lang w:val="ru-BY"/>
          <w:rPrChange w:id="2107" w:author="Anton Log" w:date="2023-05-10T17:27:00Z">
            <w:rPr>
              <w:lang w:val="en-US"/>
            </w:rPr>
          </w:rPrChange>
        </w:rPr>
        <w:t>S</w:t>
      </w:r>
      <w:r w:rsidR="0007357C" w:rsidRPr="00CC4CB0">
        <w:rPr>
          <w:rStyle w:val="aff8"/>
          <w:rFonts w:eastAsiaTheme="minorHAnsi"/>
          <w:lang w:val="ru-BY"/>
          <w:rPrChange w:id="2108" w:author="Anton Log" w:date="2023-05-10T17:27:00Z">
            <w:rPr>
              <w:lang w:val="en-US"/>
            </w:rPr>
          </w:rPrChange>
        </w:rPr>
        <w:t>ave</w:t>
      </w:r>
      <w:r w:rsidR="00372187" w:rsidRPr="00CC4CB0">
        <w:rPr>
          <w:lang w:val="ru-BY"/>
          <w:rPrChange w:id="2109" w:author="Anton Log" w:date="2023-05-10T17:27:00Z">
            <w:rPr>
              <w:lang w:val="en-US"/>
            </w:rPr>
          </w:rPrChange>
        </w:rPr>
        <w:t xml:space="preserve"> </w:t>
      </w:r>
      <w:r w:rsidR="00372187" w:rsidRPr="00CC4CB0">
        <w:rPr>
          <w:lang w:val="ru-BY"/>
          <w:rPrChange w:id="2110" w:author="Anton Log" w:date="2023-05-10T17:27:00Z">
            <w:rPr/>
          </w:rPrChange>
        </w:rPr>
        <w:t>нужны</w:t>
      </w:r>
      <w:r w:rsidR="00372187" w:rsidRPr="00CC4CB0">
        <w:rPr>
          <w:lang w:val="ru-BY"/>
          <w:rPrChange w:id="2111" w:author="Anton Log" w:date="2023-05-10T17:27:00Z">
            <w:rPr>
              <w:lang w:val="en-US"/>
            </w:rPr>
          </w:rPrChange>
        </w:rPr>
        <w:t xml:space="preserve"> </w:t>
      </w:r>
      <w:r w:rsidR="00372187" w:rsidRPr="00CC4CB0">
        <w:rPr>
          <w:lang w:val="ru-BY"/>
          <w:rPrChange w:id="2112" w:author="Anton Log" w:date="2023-05-10T17:27:00Z">
            <w:rPr/>
          </w:rPrChange>
        </w:rPr>
        <w:t>для</w:t>
      </w:r>
      <w:r w:rsidR="00F16464" w:rsidRPr="00CC4CB0">
        <w:rPr>
          <w:lang w:val="ru-BY"/>
          <w:rPrChange w:id="2113" w:author="Anton Log" w:date="2023-05-10T17:27:00Z">
            <w:rPr>
              <w:lang w:val="en-US"/>
            </w:rPr>
          </w:rPrChange>
        </w:rPr>
        <w:t xml:space="preserve"> </w:t>
      </w:r>
      <w:r w:rsidR="00F16464" w:rsidRPr="00CC4CB0">
        <w:rPr>
          <w:lang w:val="ru-BY"/>
          <w:rPrChange w:id="2114" w:author="Anton Log" w:date="2023-05-10T17:27:00Z">
            <w:rPr/>
          </w:rPrChange>
        </w:rPr>
        <w:t>чтения</w:t>
      </w:r>
      <w:r w:rsidR="00F16464" w:rsidRPr="00CC4CB0">
        <w:rPr>
          <w:lang w:val="ru-BY"/>
          <w:rPrChange w:id="2115" w:author="Anton Log" w:date="2023-05-10T17:27:00Z">
            <w:rPr>
              <w:lang w:val="en-US"/>
            </w:rPr>
          </w:rPrChange>
        </w:rPr>
        <w:t xml:space="preserve"> </w:t>
      </w:r>
      <w:r w:rsidR="00F16464" w:rsidRPr="00CC4CB0">
        <w:rPr>
          <w:lang w:val="ru-BY"/>
          <w:rPrChange w:id="2116" w:author="Anton Log" w:date="2023-05-10T17:27:00Z">
            <w:rPr/>
          </w:rPrChange>
        </w:rPr>
        <w:t>и</w:t>
      </w:r>
      <w:r w:rsidR="00372187" w:rsidRPr="00CC4CB0">
        <w:rPr>
          <w:lang w:val="ru-BY"/>
          <w:rPrChange w:id="2117" w:author="Anton Log" w:date="2023-05-10T17:27:00Z">
            <w:rPr>
              <w:lang w:val="en-US"/>
            </w:rPr>
          </w:rPrChange>
        </w:rPr>
        <w:t xml:space="preserve"> </w:t>
      </w:r>
      <w:r w:rsidR="00372187" w:rsidRPr="00CC4CB0">
        <w:rPr>
          <w:lang w:val="ru-BY"/>
          <w:rPrChange w:id="2118" w:author="Anton Log" w:date="2023-05-10T17:27:00Z">
            <w:rPr/>
          </w:rPrChange>
        </w:rPr>
        <w:t>записи</w:t>
      </w:r>
      <w:r w:rsidR="00372187" w:rsidRPr="00CC4CB0">
        <w:rPr>
          <w:lang w:val="ru-BY"/>
          <w:rPrChange w:id="2119" w:author="Anton Log" w:date="2023-05-10T17:27:00Z">
            <w:rPr>
              <w:lang w:val="en-US"/>
            </w:rPr>
          </w:rPrChange>
        </w:rPr>
        <w:t xml:space="preserve"> </w:t>
      </w:r>
      <w:r w:rsidR="00372187" w:rsidRPr="00CC4CB0">
        <w:rPr>
          <w:lang w:val="ru-BY"/>
          <w:rPrChange w:id="2120" w:author="Anton Log" w:date="2023-05-10T17:27:00Z">
            <w:rPr/>
          </w:rPrChange>
        </w:rPr>
        <w:t>объекта</w:t>
      </w:r>
      <w:r w:rsidR="00372187" w:rsidRPr="00CC4CB0">
        <w:rPr>
          <w:lang w:val="ru-BY"/>
          <w:rPrChange w:id="2121" w:author="Anton Log" w:date="2023-05-10T17:27:00Z">
            <w:rPr>
              <w:lang w:val="en-US"/>
            </w:rPr>
          </w:rPrChange>
        </w:rPr>
        <w:t xml:space="preserve"> </w:t>
      </w:r>
      <w:r w:rsidR="006F1625" w:rsidRPr="00CC4CB0">
        <w:rPr>
          <w:rStyle w:val="aff8"/>
          <w:rFonts w:eastAsiaTheme="minorHAnsi"/>
          <w:lang w:val="ru-BY"/>
          <w:rPrChange w:id="2122" w:author="Anton Log" w:date="2023-05-10T17:27:00Z">
            <w:rPr>
              <w:lang w:val="en-US"/>
            </w:rPr>
          </w:rPrChange>
        </w:rPr>
        <w:t>gameData</w:t>
      </w:r>
      <w:r w:rsidR="00372187" w:rsidRPr="00CC4CB0">
        <w:rPr>
          <w:lang w:val="ru-BY"/>
          <w:rPrChange w:id="2123" w:author="Anton Log" w:date="2023-05-10T17:27:00Z">
            <w:rPr>
              <w:lang w:val="en-US"/>
            </w:rPr>
          </w:rPrChange>
        </w:rPr>
        <w:t xml:space="preserve"> </w:t>
      </w:r>
      <w:r w:rsidR="00372187" w:rsidRPr="00CC4CB0">
        <w:rPr>
          <w:lang w:val="ru-BY"/>
          <w:rPrChange w:id="2124" w:author="Anton Log" w:date="2023-05-10T17:27:00Z">
            <w:rPr/>
          </w:rPrChange>
        </w:rPr>
        <w:t>в</w:t>
      </w:r>
      <w:r w:rsidR="00372187" w:rsidRPr="00CC4CB0">
        <w:rPr>
          <w:lang w:val="ru-BY"/>
          <w:rPrChange w:id="2125" w:author="Anton Log" w:date="2023-05-10T17:27:00Z">
            <w:rPr>
              <w:lang w:val="en-US"/>
            </w:rPr>
          </w:rPrChange>
        </w:rPr>
        <w:t xml:space="preserve"> </w:t>
      </w:r>
      <w:r w:rsidR="00372187" w:rsidRPr="00CC4CB0">
        <w:rPr>
          <w:lang w:val="ru-BY"/>
          <w:rPrChange w:id="2126" w:author="Anton Log" w:date="2023-05-10T17:27:00Z">
            <w:rPr/>
          </w:rPrChange>
        </w:rPr>
        <w:t>файл</w:t>
      </w:r>
      <w:r w:rsidR="0007357C" w:rsidRPr="00CC4CB0">
        <w:rPr>
          <w:lang w:val="ru-BY"/>
          <w:rPrChange w:id="2127" w:author="Anton Log" w:date="2023-05-10T17:27:00Z">
            <w:rPr>
              <w:lang w:val="en-US"/>
            </w:rPr>
          </w:rPrChange>
        </w:rPr>
        <w:t xml:space="preserve">. </w:t>
      </w:r>
      <w:r w:rsidR="0007357C">
        <w:t xml:space="preserve">Чтобы загрузить данные из файла, создается экземпляр класса </w:t>
      </w:r>
      <w:proofErr w:type="spellStart"/>
      <w:r w:rsidR="0007357C" w:rsidRPr="0019714A">
        <w:rPr>
          <w:rStyle w:val="aff8"/>
          <w:rFonts w:eastAsiaTheme="minorHAnsi"/>
          <w:rPrChange w:id="2128" w:author="Anton Log" w:date="2023-05-10T16:13:00Z">
            <w:rPr>
              <w:lang w:val="en-US"/>
            </w:rPr>
          </w:rPrChange>
        </w:rPr>
        <w:t>StreamReader</w:t>
      </w:r>
      <w:proofErr w:type="spellEnd"/>
      <w:r w:rsidR="0007357C">
        <w:t xml:space="preserve">, встроенный в </w:t>
      </w:r>
      <w:r w:rsidR="0007357C">
        <w:rPr>
          <w:lang w:val="en-US"/>
        </w:rPr>
        <w:t>C</w:t>
      </w:r>
      <w:r w:rsidR="0007357C" w:rsidRPr="0007357C">
        <w:t>#</w:t>
      </w:r>
      <w:r w:rsidR="0007357C">
        <w:t xml:space="preserve">, затем все содержимое файла помещается в строку, из которой потом извлекается объект класса </w:t>
      </w:r>
      <w:r w:rsidR="0007357C">
        <w:rPr>
          <w:lang w:val="en-US"/>
        </w:rPr>
        <w:t>Data</w:t>
      </w:r>
      <w:r w:rsidR="0007357C">
        <w:t>.</w:t>
      </w:r>
      <w:r w:rsidR="00DB364D">
        <w:t xml:space="preserve"> В случае сохранения информации необходимо сначала перевести объект </w:t>
      </w:r>
      <w:r w:rsidR="00DB364D" w:rsidRPr="003F67C4">
        <w:t xml:space="preserve">в </w:t>
      </w:r>
      <w:r w:rsidR="003F67C4">
        <w:t>строку</w:t>
      </w:r>
      <w:r w:rsidR="003F67C4" w:rsidRPr="003F67C4">
        <w:t xml:space="preserve"> в формате</w:t>
      </w:r>
      <w:r w:rsidR="006C7EE5" w:rsidRPr="003F67C4">
        <w:t xml:space="preserve"> </w:t>
      </w:r>
      <w:r w:rsidR="006C7EE5" w:rsidRPr="003F67C4">
        <w:rPr>
          <w:lang w:val="en-US"/>
        </w:rPr>
        <w:t>JSON</w:t>
      </w:r>
      <w:r w:rsidR="00DB364D">
        <w:t xml:space="preserve">, а затем записать ее содержимое в файл посредством </w:t>
      </w:r>
      <w:proofErr w:type="spellStart"/>
      <w:r w:rsidR="00DB364D" w:rsidRPr="00463B41">
        <w:rPr>
          <w:rStyle w:val="aff8"/>
          <w:rFonts w:eastAsiaTheme="minorHAnsi"/>
          <w:rPrChange w:id="2129" w:author="Anton Log" w:date="2023-05-10T16:14:00Z">
            <w:rPr>
              <w:lang w:val="en-US"/>
            </w:rPr>
          </w:rPrChange>
        </w:rPr>
        <w:t>StreamWrite</w:t>
      </w:r>
      <w:r w:rsidR="00C66002" w:rsidRPr="00463B41">
        <w:rPr>
          <w:rStyle w:val="aff8"/>
          <w:rFonts w:eastAsiaTheme="minorHAnsi"/>
          <w:rPrChange w:id="2130" w:author="Anton Log" w:date="2023-05-10T16:14:00Z">
            <w:rPr>
              <w:lang w:val="en-US"/>
            </w:rPr>
          </w:rPrChange>
        </w:rPr>
        <w:t>r</w:t>
      </w:r>
      <w:proofErr w:type="spellEnd"/>
      <w:r w:rsidR="007329C2" w:rsidRPr="007329C2">
        <w:t>.</w:t>
      </w:r>
    </w:p>
    <w:p w14:paraId="226BD12C" w14:textId="24C2B860" w:rsidR="00A4102F" w:rsidRDefault="00A4102F" w:rsidP="00A4102F">
      <w:pPr>
        <w:pStyle w:val="21"/>
      </w:pPr>
      <w:del w:id="2131" w:author="Anton Log" w:date="2023-05-10T16:14:00Z">
        <w:r w:rsidDel="0069616B">
          <w:lastRenderedPageBreak/>
          <w:delText xml:space="preserve">Разработка </w:delText>
        </w:r>
      </w:del>
      <w:bookmarkStart w:id="2132" w:name="_Toc134632493"/>
      <w:ins w:id="2133" w:author="Anton Log" w:date="2023-05-10T16:14:00Z">
        <w:r w:rsidR="0069616B">
          <w:rPr>
            <w:lang w:val="ru-BY"/>
          </w:rPr>
          <w:t xml:space="preserve">Реализация </w:t>
        </w:r>
        <w:r w:rsidR="00AF513B">
          <w:rPr>
            <w:lang w:val="ru-BY"/>
          </w:rPr>
          <w:t>объектов-</w:t>
        </w:r>
      </w:ins>
      <w:r>
        <w:t>бонусов</w:t>
      </w:r>
      <w:bookmarkEnd w:id="2132"/>
    </w:p>
    <w:p w14:paraId="098D960A" w14:textId="2CAD7BA1" w:rsidR="00065565" w:rsidRPr="00065565" w:rsidRDefault="00065565" w:rsidP="00065565">
      <w:r>
        <w:rPr>
          <w:lang w:val="ru-BY"/>
        </w:rPr>
        <w:t xml:space="preserve">Объекты </w:t>
      </w:r>
      <w:del w:id="2134" w:author="Anton Log" w:date="2023-05-10T16:14:00Z">
        <w:r w:rsidDel="00762B8D">
          <w:rPr>
            <w:lang w:val="ru-BY"/>
          </w:rPr>
          <w:delText xml:space="preserve">поднимаемых </w:delText>
        </w:r>
      </w:del>
      <w:r>
        <w:rPr>
          <w:lang w:val="ru-BY"/>
        </w:rPr>
        <w:t>предметов</w:t>
      </w:r>
      <w:ins w:id="2135" w:author="AdminNB" w:date="2023-05-10T23:01:00Z">
        <w:r w:rsidR="00075A8C">
          <w:t>,</w:t>
        </w:r>
      </w:ins>
      <w:r>
        <w:rPr>
          <w:lang w:val="ru-BY"/>
        </w:rPr>
        <w:t xml:space="preserve"> </w:t>
      </w:r>
      <w:ins w:id="2136" w:author="Anton Log" w:date="2023-05-10T16:14:00Z">
        <w:r w:rsidR="004F346E">
          <w:t>«</w:t>
        </w:r>
        <w:r w:rsidR="00762B8D">
          <w:rPr>
            <w:lang w:val="ru-BY"/>
          </w:rPr>
          <w:t>поднимаемых</w:t>
        </w:r>
        <w:r w:rsidR="004F346E">
          <w:t>»</w:t>
        </w:r>
        <w:r w:rsidR="00762B8D">
          <w:rPr>
            <w:lang w:val="ru-BY"/>
          </w:rPr>
          <w:t xml:space="preserve"> </w:t>
        </w:r>
      </w:ins>
      <w:r>
        <w:rPr>
          <w:lang w:val="ru-BY"/>
        </w:rPr>
        <w:t xml:space="preserve">при касании </w:t>
      </w:r>
      <w:del w:id="2137" w:author="Anton Log" w:date="2023-05-10T16:15:00Z">
        <w:r w:rsidDel="00142F3A">
          <w:rPr>
            <w:lang w:val="ru-BY"/>
          </w:rPr>
          <w:delText xml:space="preserve">с </w:delText>
        </w:r>
      </w:del>
      <w:ins w:id="2138" w:author="Anton Log" w:date="2023-05-10T16:15:00Z">
        <w:r w:rsidR="00142F3A">
          <w:rPr>
            <w:lang w:val="ru-BY"/>
          </w:rPr>
          <w:t>персонажа игрока</w:t>
        </w:r>
      </w:ins>
      <w:del w:id="2139" w:author="Anton Log" w:date="2023-05-10T16:15:00Z">
        <w:r w:rsidDel="00142F3A">
          <w:rPr>
            <w:lang w:val="ru-BY"/>
          </w:rPr>
          <w:delText>игроком</w:delText>
        </w:r>
      </w:del>
      <w:r>
        <w:rPr>
          <w:lang w:val="ru-BY"/>
        </w:rPr>
        <w:t xml:space="preserve">, должны либо моментально примениться, либо добавиться в инвентарь игрока. Общим </w:t>
      </w:r>
      <w:del w:id="2140" w:author="Anton Log" w:date="2023-05-10T16:15:00Z">
        <w:r w:rsidDel="00532948">
          <w:rPr>
            <w:lang w:val="ru-BY"/>
          </w:rPr>
          <w:delText>свойством</w:delText>
        </w:r>
      </w:del>
      <w:ins w:id="2141" w:author="Anton Log" w:date="2023-05-10T16:15:00Z">
        <w:r w:rsidR="00532948">
          <w:rPr>
            <w:lang w:val="ru-BY"/>
          </w:rPr>
          <w:t>поведением</w:t>
        </w:r>
      </w:ins>
      <w:r>
        <w:rPr>
          <w:lang w:val="ru-BY"/>
        </w:rPr>
        <w:t xml:space="preserve">, которым обладают все поднимаемые предметы, является уничтожение объекта, если его не подняли в течении некоторого времени. </w:t>
      </w:r>
      <w:del w:id="2142" w:author="Anton Log" w:date="2023-05-10T16:15:00Z">
        <w:r w:rsidDel="008168D9">
          <w:rPr>
            <w:lang w:val="ru-BY"/>
          </w:rPr>
          <w:delText xml:space="preserve">Это </w:delText>
        </w:r>
      </w:del>
      <w:ins w:id="2143" w:author="Anton Log" w:date="2023-05-10T16:15:00Z">
        <w:r w:rsidR="008168D9">
          <w:rPr>
            <w:lang w:val="ru-BY"/>
          </w:rPr>
          <w:t>Эта л</w:t>
        </w:r>
      </w:ins>
      <w:ins w:id="2144" w:author="Anton Log" w:date="2023-05-10T16:16:00Z">
        <w:r w:rsidR="008168D9">
          <w:rPr>
            <w:lang w:val="ru-BY"/>
          </w:rPr>
          <w:t>огика</w:t>
        </w:r>
      </w:ins>
      <w:ins w:id="2145" w:author="Anton Log" w:date="2023-05-10T16:15:00Z">
        <w:r w:rsidR="008168D9">
          <w:rPr>
            <w:lang w:val="ru-BY"/>
          </w:rPr>
          <w:t xml:space="preserve"> </w:t>
        </w:r>
      </w:ins>
      <w:r>
        <w:rPr>
          <w:lang w:val="ru-BY"/>
        </w:rPr>
        <w:t xml:space="preserve">находится внутри скрипта </w:t>
      </w:r>
      <w:proofErr w:type="spellStart"/>
      <w:r w:rsidRPr="00015717">
        <w:rPr>
          <w:rStyle w:val="aff8"/>
          <w:rFonts w:eastAsiaTheme="minorHAnsi"/>
          <w:rPrChange w:id="2146" w:author="Anton Log" w:date="2023-05-10T16:16:00Z">
            <w:rPr>
              <w:lang w:val="en-US"/>
            </w:rPr>
          </w:rPrChange>
        </w:rPr>
        <w:t>Collectible</w:t>
      </w:r>
      <w:proofErr w:type="spellEnd"/>
      <w:r>
        <w:rPr>
          <w:lang w:val="ru-BY"/>
        </w:rPr>
        <w:t>, от которого будут наследоваться сценарии всех видов бонусов.</w:t>
      </w:r>
    </w:p>
    <w:p w14:paraId="2A49BC4A" w14:textId="2A822AD9" w:rsidR="00065565" w:rsidRDefault="0089755E" w:rsidP="009D5075">
      <w:pPr>
        <w:rPr>
          <w:lang w:val="ru-BY"/>
        </w:rPr>
      </w:pPr>
      <w:r>
        <w:rPr>
          <w:lang w:val="ru-BY"/>
        </w:rPr>
        <w:t xml:space="preserve">Бонусы, которые можно будет применить самим игроком, хранятся в компоненте </w:t>
      </w:r>
      <w:r>
        <w:rPr>
          <w:lang w:val="en-US"/>
        </w:rPr>
        <w:t>Bonuses</w:t>
      </w:r>
      <w:r>
        <w:rPr>
          <w:lang w:val="ru-BY"/>
        </w:rPr>
        <w:t>.</w:t>
      </w:r>
      <w:r w:rsidR="00733A9F">
        <w:rPr>
          <w:lang w:val="ru-BY"/>
        </w:rPr>
        <w:t xml:space="preserve"> Все виды поднимаемых предметов </w:t>
      </w:r>
      <w:r w:rsidR="008A4E8B">
        <w:t>находятся</w:t>
      </w:r>
      <w:r w:rsidR="00733A9F">
        <w:rPr>
          <w:lang w:val="ru-BY"/>
        </w:rPr>
        <w:t xml:space="preserve"> в перечислении </w:t>
      </w:r>
      <w:proofErr w:type="spellStart"/>
      <w:r w:rsidR="00733A9F" w:rsidRPr="00001BB3">
        <w:rPr>
          <w:rStyle w:val="aff8"/>
          <w:rFonts w:eastAsiaTheme="minorHAnsi"/>
          <w:rPrChange w:id="2147" w:author="Anton Log" w:date="2023-05-10T16:16:00Z">
            <w:rPr>
              <w:lang w:val="en-US"/>
            </w:rPr>
          </w:rPrChange>
        </w:rPr>
        <w:t>CollectibleTypes</w:t>
      </w:r>
      <w:proofErr w:type="spellEnd"/>
      <w:r w:rsidR="00733A9F">
        <w:rPr>
          <w:lang w:val="ru-BY"/>
        </w:rPr>
        <w:t>, доступ к которому есть у всех сценариев приложения.</w:t>
      </w:r>
      <w:r w:rsidR="009C099D" w:rsidRPr="009C099D">
        <w:t xml:space="preserve"> </w:t>
      </w:r>
      <w:r w:rsidR="009C099D">
        <w:rPr>
          <w:lang w:val="ru-BY"/>
        </w:rPr>
        <w:t xml:space="preserve">При создании сцены берутся ссылки на компоненты </w:t>
      </w:r>
      <w:proofErr w:type="spellStart"/>
      <w:r w:rsidR="009C099D" w:rsidRPr="00252856">
        <w:rPr>
          <w:rStyle w:val="aff8"/>
          <w:rFonts w:eastAsiaTheme="minorHAnsi"/>
          <w:rPrChange w:id="2148" w:author="Anton Log" w:date="2023-05-10T16:16:00Z">
            <w:rPr>
              <w:lang w:val="en-US"/>
            </w:rPr>
          </w:rPrChange>
        </w:rPr>
        <w:t>GameManager</w:t>
      </w:r>
      <w:proofErr w:type="spellEnd"/>
      <w:r w:rsidR="009C099D">
        <w:rPr>
          <w:lang w:val="ru-BY"/>
        </w:rPr>
        <w:t xml:space="preserve"> для запуска анимаций внутри </w:t>
      </w:r>
      <w:r w:rsidR="009B2183">
        <w:rPr>
          <w:lang w:val="ru-BY"/>
        </w:rPr>
        <w:t xml:space="preserve">пользовательского интерфейса, </w:t>
      </w:r>
      <w:proofErr w:type="spellStart"/>
      <w:r w:rsidR="009B2183" w:rsidRPr="00252856">
        <w:rPr>
          <w:rStyle w:val="aff8"/>
          <w:rFonts w:eastAsiaTheme="minorHAnsi"/>
          <w:rPrChange w:id="2149" w:author="Anton Log" w:date="2023-05-10T16:16:00Z">
            <w:rPr>
              <w:lang w:val="en-US"/>
            </w:rPr>
          </w:rPrChange>
        </w:rPr>
        <w:t>SpriteRenderer</w:t>
      </w:r>
      <w:proofErr w:type="spellEnd"/>
      <w:r w:rsidR="009B2183" w:rsidRPr="009B2183">
        <w:t xml:space="preserve"> </w:t>
      </w:r>
      <w:r w:rsidR="009B2183">
        <w:rPr>
          <w:lang w:val="ru-BY"/>
        </w:rPr>
        <w:t>игрока, чтобы визуально продемонстрировать применение некоторых бонусов,</w:t>
      </w:r>
      <w:r w:rsidR="00572B8C">
        <w:rPr>
          <w:lang w:val="ru-BY"/>
        </w:rPr>
        <w:t xml:space="preserve"> числовое значение слоев </w:t>
      </w:r>
      <w:proofErr w:type="spellStart"/>
      <w:r w:rsidR="00572B8C" w:rsidRPr="00F93D43">
        <w:rPr>
          <w:rStyle w:val="aff8"/>
          <w:rFonts w:eastAsiaTheme="minorHAnsi"/>
          <w:rPrChange w:id="2150" w:author="Anton Log" w:date="2023-05-10T16:16:00Z">
            <w:rPr>
              <w:lang w:val="en-US"/>
            </w:rPr>
          </w:rPrChange>
        </w:rPr>
        <w:t>Player</w:t>
      </w:r>
      <w:proofErr w:type="spellEnd"/>
      <w:r w:rsidR="00572B8C" w:rsidRPr="00572B8C">
        <w:t xml:space="preserve"> </w:t>
      </w:r>
      <w:r w:rsidR="00572B8C">
        <w:rPr>
          <w:lang w:val="ru-BY"/>
        </w:rPr>
        <w:t xml:space="preserve">и </w:t>
      </w:r>
      <w:proofErr w:type="spellStart"/>
      <w:r w:rsidR="00572B8C" w:rsidRPr="00F93D43">
        <w:rPr>
          <w:rStyle w:val="aff8"/>
          <w:rFonts w:eastAsiaTheme="minorHAnsi"/>
          <w:rPrChange w:id="2151" w:author="Anton Log" w:date="2023-05-10T16:16:00Z">
            <w:rPr>
              <w:lang w:val="en-US"/>
            </w:rPr>
          </w:rPrChange>
        </w:rPr>
        <w:t>Spike</w:t>
      </w:r>
      <w:proofErr w:type="spellEnd"/>
      <w:r w:rsidR="00572B8C">
        <w:rPr>
          <w:lang w:val="ru-BY"/>
        </w:rPr>
        <w:t>, и ссылку на элемент интерфейса, отображающий бонусы, которые игрок может использовать</w:t>
      </w:r>
      <w:r w:rsidR="000C41B5">
        <w:rPr>
          <w:lang w:val="ru-BY"/>
        </w:rPr>
        <w:t>.</w:t>
      </w:r>
    </w:p>
    <w:p w14:paraId="39B1AC84" w14:textId="1DBFCA59" w:rsidR="008B338D" w:rsidRPr="00EC78BE" w:rsidRDefault="000C41B5" w:rsidP="000772EE">
      <w:r>
        <w:rPr>
          <w:lang w:val="ru-BY"/>
        </w:rPr>
        <w:t xml:space="preserve">В каждом кадре сценарий ждет нажатия на </w:t>
      </w:r>
      <w:del w:id="2152" w:author="Anton Log" w:date="2023-05-10T16:22:00Z">
        <w:r w:rsidDel="005E5744">
          <w:rPr>
            <w:lang w:val="ru-BY"/>
          </w:rPr>
          <w:delText xml:space="preserve">кнопку </w:delText>
        </w:r>
      </w:del>
      <w:ins w:id="2153" w:author="Anton Log" w:date="2023-05-10T16:22:00Z">
        <w:r w:rsidR="005E5744">
          <w:rPr>
            <w:lang w:val="ru-BY"/>
          </w:rPr>
          <w:t xml:space="preserve">клавишу </w:t>
        </w:r>
      </w:ins>
      <w:r>
        <w:rPr>
          <w:lang w:val="en-US"/>
        </w:rPr>
        <w:t>F</w:t>
      </w:r>
      <w:ins w:id="2154" w:author="Anton Log" w:date="2023-05-10T16:22:00Z">
        <w:r w:rsidR="005E5744">
          <w:rPr>
            <w:lang w:val="ru-BY"/>
          </w:rPr>
          <w:t xml:space="preserve"> </w:t>
        </w:r>
      </w:ins>
      <w:r w:rsidR="000A6738">
        <w:t>(или А</w:t>
      </w:r>
      <w:r w:rsidR="003F400C">
        <w:t xml:space="preserve"> при русской раскладке</w:t>
      </w:r>
      <w:r w:rsidR="000A6738">
        <w:t>)</w:t>
      </w:r>
      <w:r>
        <w:rPr>
          <w:lang w:val="ru-BY"/>
        </w:rPr>
        <w:t xml:space="preserve"> на клавиатуре, </w:t>
      </w:r>
      <w:del w:id="2155" w:author="Anton Log" w:date="2023-05-10T16:22:00Z">
        <w:r w:rsidDel="00E32FC6">
          <w:rPr>
            <w:lang w:val="ru-BY"/>
          </w:rPr>
          <w:delText xml:space="preserve">отвечающая </w:delText>
        </w:r>
      </w:del>
      <w:ins w:id="2156" w:author="Anton Log" w:date="2023-05-10T16:22:00Z">
        <w:r w:rsidR="00E32FC6">
          <w:rPr>
            <w:lang w:val="ru-BY"/>
          </w:rPr>
          <w:t xml:space="preserve">отвечающую </w:t>
        </w:r>
      </w:ins>
      <w:r>
        <w:rPr>
          <w:lang w:val="ru-BY"/>
        </w:rPr>
        <w:t>за применение бонуса.</w:t>
      </w:r>
      <w:r w:rsidR="0084557B">
        <w:rPr>
          <w:lang w:val="ru-BY"/>
        </w:rPr>
        <w:t xml:space="preserve"> Все предметы находятся в </w:t>
      </w:r>
      <w:r w:rsidR="00F37A3C">
        <w:rPr>
          <w:lang w:val="ru-BY"/>
        </w:rPr>
        <w:t>очереди</w:t>
      </w:r>
      <w:r w:rsidR="0084557B">
        <w:rPr>
          <w:lang w:val="ru-BY"/>
        </w:rPr>
        <w:t xml:space="preserve"> </w:t>
      </w:r>
      <w:proofErr w:type="spellStart"/>
      <w:r w:rsidR="00F37A3C" w:rsidRPr="00FD5C47">
        <w:rPr>
          <w:rStyle w:val="aff8"/>
          <w:rFonts w:eastAsiaTheme="minorHAnsi"/>
          <w:rPrChange w:id="2157" w:author="Anton Log" w:date="2023-05-10T16:22:00Z">
            <w:rPr>
              <w:lang w:val="en-US"/>
            </w:rPr>
          </w:rPrChange>
        </w:rPr>
        <w:t>Queue</w:t>
      </w:r>
      <w:proofErr w:type="spellEnd"/>
      <w:r w:rsidR="0084557B" w:rsidRPr="00FD5C47">
        <w:rPr>
          <w:rStyle w:val="aff8"/>
          <w:rFonts w:eastAsiaTheme="minorHAnsi"/>
          <w:rPrChange w:id="2158" w:author="Anton Log" w:date="2023-05-10T16:22:00Z">
            <w:rPr/>
          </w:rPrChange>
        </w:rPr>
        <w:t>&lt;</w:t>
      </w:r>
      <w:proofErr w:type="spellStart"/>
      <w:r w:rsidR="0084557B" w:rsidRPr="00FD5C47">
        <w:rPr>
          <w:rStyle w:val="aff8"/>
          <w:rFonts w:eastAsiaTheme="minorHAnsi"/>
          <w:rPrChange w:id="2159" w:author="Anton Log" w:date="2023-05-10T16:22:00Z">
            <w:rPr>
              <w:lang w:val="en-US"/>
            </w:rPr>
          </w:rPrChange>
        </w:rPr>
        <w:t>CollectibleTypes</w:t>
      </w:r>
      <w:proofErr w:type="spellEnd"/>
      <w:r w:rsidR="0084557B" w:rsidRPr="00FD5C47">
        <w:rPr>
          <w:rStyle w:val="aff8"/>
          <w:rFonts w:eastAsiaTheme="minorHAnsi"/>
          <w:rPrChange w:id="2160" w:author="Anton Log" w:date="2023-05-10T16:22:00Z">
            <w:rPr/>
          </w:rPrChange>
        </w:rPr>
        <w:t xml:space="preserve">&gt; </w:t>
      </w:r>
      <w:proofErr w:type="spellStart"/>
      <w:r w:rsidR="0084557B" w:rsidRPr="00FD5C47">
        <w:rPr>
          <w:rStyle w:val="aff8"/>
          <w:rFonts w:eastAsiaTheme="minorHAnsi"/>
          <w:rPrChange w:id="2161" w:author="Anton Log" w:date="2023-05-10T16:22:00Z">
            <w:rPr>
              <w:lang w:val="en-US"/>
            </w:rPr>
          </w:rPrChange>
        </w:rPr>
        <w:t>collected</w:t>
      </w:r>
      <w:proofErr w:type="spellEnd"/>
      <w:r w:rsidR="0084557B">
        <w:rPr>
          <w:lang w:val="ru-BY"/>
        </w:rPr>
        <w:t xml:space="preserve">, ограниченного сверху заданным числом. </w:t>
      </w:r>
      <w:r w:rsidR="008B338D">
        <w:rPr>
          <w:lang w:val="ru-BY"/>
        </w:rPr>
        <w:t>Структура данных Очередь</w:t>
      </w:r>
      <w:r w:rsidR="00711AB3">
        <w:t>,</w:t>
      </w:r>
      <w:r w:rsidR="008B338D">
        <w:rPr>
          <w:lang w:val="ru-BY"/>
        </w:rPr>
        <w:t xml:space="preserve"> или еще </w:t>
      </w:r>
      <w:del w:id="2162" w:author="Anton Log" w:date="2023-05-10T16:23:00Z">
        <w:r w:rsidR="008B338D" w:rsidDel="00557802">
          <w:rPr>
            <w:lang w:val="ru-BY"/>
          </w:rPr>
          <w:delText xml:space="preserve">называемое </w:delText>
        </w:r>
      </w:del>
      <w:ins w:id="2163" w:author="Anton Log" w:date="2023-05-10T16:23:00Z">
        <w:r w:rsidR="00557802">
          <w:rPr>
            <w:lang w:val="ru-BY"/>
          </w:rPr>
          <w:t xml:space="preserve">называемая </w:t>
        </w:r>
      </w:ins>
      <w:r w:rsidR="008B338D">
        <w:rPr>
          <w:lang w:val="en-US"/>
        </w:rPr>
        <w:t>Queue</w:t>
      </w:r>
      <w:r w:rsidR="00711AB3">
        <w:t>,</w:t>
      </w:r>
      <w:r w:rsidR="008B338D">
        <w:rPr>
          <w:lang w:val="ru-BY"/>
        </w:rPr>
        <w:t xml:space="preserve"> реализует принцип </w:t>
      </w:r>
      <w:ins w:id="2164" w:author="Anton Log" w:date="2023-05-10T16:23:00Z">
        <w:r w:rsidR="00C13C61">
          <w:t>«</w:t>
        </w:r>
      </w:ins>
      <w:del w:id="2165" w:author="Anton Log" w:date="2023-05-10T16:23:00Z">
        <w:r w:rsidR="008B338D" w:rsidRPr="00300BB9" w:rsidDel="00C13C61">
          <w:rPr>
            <w:lang w:val="ru-BY"/>
          </w:rPr>
          <w:delText>"</w:delText>
        </w:r>
      </w:del>
      <w:r w:rsidR="008B338D" w:rsidRPr="00300BB9">
        <w:rPr>
          <w:lang w:val="ru-BY"/>
        </w:rPr>
        <w:t>первый вошел - первый вышел</w:t>
      </w:r>
      <w:ins w:id="2166" w:author="Anton Log" w:date="2023-05-10T16:23:00Z">
        <w:r w:rsidR="00C13C61">
          <w:t>»</w:t>
        </w:r>
        <w:r w:rsidR="00C13C61" w:rsidRPr="00300BB9" w:rsidDel="00C13C61">
          <w:rPr>
            <w:lang w:val="ru-BY"/>
          </w:rPr>
          <w:t xml:space="preserve"> </w:t>
        </w:r>
      </w:ins>
      <w:del w:id="2167" w:author="Anton Log" w:date="2023-05-10T16:23:00Z">
        <w:r w:rsidR="008B338D" w:rsidRPr="00300BB9" w:rsidDel="00C13C61">
          <w:rPr>
            <w:lang w:val="ru-BY"/>
          </w:rPr>
          <w:delText>"</w:delText>
        </w:r>
      </w:del>
      <w:r w:rsidR="008B338D">
        <w:rPr>
          <w:lang w:val="ru-BY"/>
        </w:rPr>
        <w:t xml:space="preserve">. Новые элементы очереди добавляются в </w:t>
      </w:r>
      <w:ins w:id="2168" w:author="Anton Log" w:date="2023-05-10T16:23:00Z">
        <w:r w:rsidR="006E2375">
          <w:t>«</w:t>
        </w:r>
      </w:ins>
      <w:del w:id="2169" w:author="Anton Log" w:date="2023-05-10T16:23:00Z">
        <w:r w:rsidR="008B338D" w:rsidDel="006E2375">
          <w:rPr>
            <w:lang w:val="ru-BY"/>
          </w:rPr>
          <w:delText>“</w:delText>
        </w:r>
      </w:del>
      <w:r w:rsidR="008B338D">
        <w:rPr>
          <w:lang w:val="ru-BY"/>
        </w:rPr>
        <w:t>хвост</w:t>
      </w:r>
      <w:ins w:id="2170" w:author="Anton Log" w:date="2023-05-10T16:23:00Z">
        <w:r w:rsidR="006E2375">
          <w:t>»</w:t>
        </w:r>
      </w:ins>
      <w:del w:id="2171" w:author="Anton Log" w:date="2023-05-10T16:23:00Z">
        <w:r w:rsidR="008B338D" w:rsidDel="006E2375">
          <w:rPr>
            <w:lang w:val="ru-BY"/>
          </w:rPr>
          <w:delText>”</w:delText>
        </w:r>
      </w:del>
      <w:r w:rsidR="008B338D">
        <w:rPr>
          <w:lang w:val="ru-BY"/>
        </w:rPr>
        <w:t xml:space="preserve"> списка, при этом взять можно только первый элемент, в данный момент находящийся в </w:t>
      </w:r>
      <w:del w:id="2172" w:author="Anton Log" w:date="2023-05-10T16:25:00Z">
        <w:r w:rsidR="008B338D" w:rsidDel="00AF068F">
          <w:rPr>
            <w:lang w:val="ru-BY"/>
          </w:rPr>
          <w:delText>“</w:delText>
        </w:r>
      </w:del>
      <w:ins w:id="2173" w:author="Anton Log" w:date="2023-05-10T16:25:00Z">
        <w:r w:rsidR="00AF068F">
          <w:t>«</w:t>
        </w:r>
      </w:ins>
      <w:r w:rsidR="008B338D">
        <w:rPr>
          <w:lang w:val="ru-BY"/>
        </w:rPr>
        <w:t>голове</w:t>
      </w:r>
      <w:ins w:id="2174" w:author="Anton Log" w:date="2023-05-10T16:25:00Z">
        <w:r w:rsidR="00AF068F">
          <w:t>»</w:t>
        </w:r>
      </w:ins>
      <w:del w:id="2175" w:author="Anton Log" w:date="2023-05-10T16:25:00Z">
        <w:r w:rsidR="008B338D" w:rsidDel="00AF068F">
          <w:rPr>
            <w:lang w:val="ru-BY"/>
          </w:rPr>
          <w:delText>”</w:delText>
        </w:r>
      </w:del>
      <w:r w:rsidR="008B338D">
        <w:rPr>
          <w:lang w:val="ru-BY"/>
        </w:rPr>
        <w:t xml:space="preserve">. Примером очередей могут служить очереди в магазине, в которых </w:t>
      </w:r>
      <w:r w:rsidR="00E12FB6" w:rsidRPr="00E12FB6">
        <w:t>первым обслуживается</w:t>
      </w:r>
      <w:r w:rsidR="008B338D" w:rsidRPr="00E12FB6">
        <w:rPr>
          <w:lang w:val="ru-BY"/>
        </w:rPr>
        <w:t xml:space="preserve"> </w:t>
      </w:r>
      <w:r w:rsidR="008B338D">
        <w:rPr>
          <w:lang w:val="ru-BY"/>
        </w:rPr>
        <w:t>покупатель во главе</w:t>
      </w:r>
      <w:del w:id="2176" w:author="AdminNB" w:date="2023-05-10T23:04:00Z">
        <w:r w:rsidR="008B338D" w:rsidDel="001E5652">
          <w:rPr>
            <w:lang w:val="ru-BY"/>
          </w:rPr>
          <w:delText xml:space="preserve"> очереди</w:delText>
        </w:r>
      </w:del>
      <w:r w:rsidR="008B338D">
        <w:rPr>
          <w:lang w:val="ru-BY"/>
        </w:rPr>
        <w:t>.</w:t>
      </w:r>
    </w:p>
    <w:p w14:paraId="7AE9CFDB" w14:textId="1A33AC62" w:rsidR="00300BB9" w:rsidRDefault="0084557B" w:rsidP="000772EE">
      <w:pPr>
        <w:rPr>
          <w:lang w:val="ru-BY"/>
        </w:rPr>
      </w:pPr>
      <w:r>
        <w:rPr>
          <w:lang w:val="ru-BY"/>
        </w:rPr>
        <w:t>Первый попавший в список предмет будет использован в первую очередь.</w:t>
      </w:r>
      <w:r w:rsidR="00D7490A">
        <w:rPr>
          <w:lang w:val="ru-BY"/>
        </w:rPr>
        <w:t xml:space="preserve"> Поэтому после нажатия кнопки</w:t>
      </w:r>
      <w:r w:rsidR="003E28E5" w:rsidRPr="003E28E5">
        <w:t>,</w:t>
      </w:r>
      <w:del w:id="2177" w:author="Anton Log" w:date="2023-05-10T16:26:00Z">
        <w:r w:rsidR="003E28E5" w:rsidRPr="003E28E5" w:rsidDel="00740942">
          <w:delText xml:space="preserve"> </w:delText>
        </w:r>
      </w:del>
      <w:r w:rsidR="00D7490A" w:rsidRPr="00D7490A">
        <w:t xml:space="preserve"> </w:t>
      </w:r>
      <w:r w:rsidR="00D7490A">
        <w:rPr>
          <w:lang w:val="en-US"/>
        </w:rPr>
        <w:t>switch</w:t>
      </w:r>
      <w:r w:rsidR="003E28E5" w:rsidRPr="003E28E5">
        <w:t>-</w:t>
      </w:r>
      <w:r w:rsidR="00D7490A">
        <w:rPr>
          <w:lang w:val="ru-BY"/>
        </w:rPr>
        <w:t xml:space="preserve">выражение проверяет значение </w:t>
      </w:r>
      <w:del w:id="2178" w:author="AdminNB" w:date="2023-05-10T23:05:00Z">
        <w:r w:rsidR="00D7490A" w:rsidDel="00991A92">
          <w:rPr>
            <w:lang w:val="ru-BY"/>
          </w:rPr>
          <w:delText xml:space="preserve">первого </w:delText>
        </w:r>
      </w:del>
      <w:r w:rsidR="00D7490A">
        <w:rPr>
          <w:lang w:val="ru-BY"/>
        </w:rPr>
        <w:t>элемента списка, и в зависимости от его вида, выполняет различные действия, в которых и будет заключаться функция каждого из бонусов.</w:t>
      </w:r>
      <w:del w:id="2179" w:author="AdminNB" w:date="2023-05-10T23:05:00Z">
        <w:r w:rsidR="00D7490A" w:rsidDel="00991A92">
          <w:rPr>
            <w:lang w:val="ru-BY"/>
          </w:rPr>
          <w:delText xml:space="preserve"> </w:delText>
        </w:r>
      </w:del>
    </w:p>
    <w:p w14:paraId="56970F49" w14:textId="77777777" w:rsidR="0073113A" w:rsidRDefault="002E2EF7" w:rsidP="000772EE">
      <w:pPr>
        <w:rPr>
          <w:ins w:id="2180" w:author="Anton Log" w:date="2023-05-10T16:28:00Z"/>
        </w:rPr>
      </w:pPr>
      <w:r>
        <w:t xml:space="preserve">После применения бонуса </w:t>
      </w:r>
      <w:proofErr w:type="spellStart"/>
      <w:r w:rsidRPr="00212203">
        <w:rPr>
          <w:rStyle w:val="aff8"/>
          <w:rFonts w:eastAsiaTheme="minorHAnsi"/>
          <w:rPrChange w:id="2181" w:author="Anton Log" w:date="2023-05-10T16:26:00Z">
            <w:rPr>
              <w:lang w:val="en-US"/>
            </w:rPr>
          </w:rPrChange>
        </w:rPr>
        <w:t>DestructionCollectible</w:t>
      </w:r>
      <w:proofErr w:type="spellEnd"/>
      <w:r>
        <w:t xml:space="preserve"> необходимо было реализовать уничтожение всех объектов препятствий, созданных </w:t>
      </w:r>
      <w:proofErr w:type="spellStart"/>
      <w:r w:rsidRPr="002D0961">
        <w:rPr>
          <w:rStyle w:val="aff8"/>
          <w:rFonts w:eastAsiaTheme="minorHAnsi"/>
          <w:rPrChange w:id="2182" w:author="Anton Log" w:date="2023-05-10T16:26:00Z">
            <w:rPr>
              <w:lang w:val="en-US"/>
            </w:rPr>
          </w:rPrChange>
        </w:rPr>
        <w:t>SpawnManager</w:t>
      </w:r>
      <w:proofErr w:type="spellEnd"/>
      <w:r>
        <w:t>.</w:t>
      </w:r>
      <w:r>
        <w:rPr>
          <w:lang w:val="ru-BY"/>
        </w:rPr>
        <w:t xml:space="preserve"> </w:t>
      </w:r>
      <w:r>
        <w:t>Д</w:t>
      </w:r>
      <w:r w:rsidR="002A1C78">
        <w:rPr>
          <w:lang w:val="ru-BY"/>
        </w:rPr>
        <w:t xml:space="preserve">ля начала берется ссылка на экземпляр </w:t>
      </w:r>
      <w:proofErr w:type="spellStart"/>
      <w:r w:rsidR="002A1C78" w:rsidRPr="00A4180B">
        <w:rPr>
          <w:rStyle w:val="aff8"/>
          <w:rFonts w:eastAsiaTheme="minorHAnsi"/>
          <w:rPrChange w:id="2183" w:author="Anton Log" w:date="2023-05-10T16:26:00Z">
            <w:rPr>
              <w:lang w:val="en-US"/>
            </w:rPr>
          </w:rPrChange>
        </w:rPr>
        <w:t>SpawnManager</w:t>
      </w:r>
      <w:proofErr w:type="spellEnd"/>
      <w:r w:rsidR="002A1C78">
        <w:rPr>
          <w:lang w:val="ru-BY"/>
        </w:rPr>
        <w:t xml:space="preserve">, чтобы затем вызвать на </w:t>
      </w:r>
      <w:del w:id="2184" w:author="Anton Log" w:date="2023-05-10T16:26:00Z">
        <w:r w:rsidR="002A1C78" w:rsidDel="00E974D5">
          <w:rPr>
            <w:lang w:val="ru-BY"/>
          </w:rPr>
          <w:delText xml:space="preserve">ней </w:delText>
        </w:r>
      </w:del>
      <w:ins w:id="2185" w:author="Anton Log" w:date="2023-05-10T16:26:00Z">
        <w:r w:rsidR="00E974D5">
          <w:rPr>
            <w:lang w:val="ru-BY"/>
          </w:rPr>
          <w:t xml:space="preserve">нем </w:t>
        </w:r>
      </w:ins>
      <w:r w:rsidR="002A1C78">
        <w:rPr>
          <w:lang w:val="ru-BY"/>
        </w:rPr>
        <w:t xml:space="preserve">функцию </w:t>
      </w:r>
      <w:proofErr w:type="spellStart"/>
      <w:r w:rsidR="002A1C78" w:rsidRPr="00C35AC3">
        <w:rPr>
          <w:rStyle w:val="aff8"/>
          <w:rFonts w:eastAsiaTheme="minorHAnsi"/>
          <w:rPrChange w:id="2186" w:author="Anton Log" w:date="2023-05-10T16:27:00Z">
            <w:rPr>
              <w:lang w:val="en-US"/>
            </w:rPr>
          </w:rPrChange>
        </w:rPr>
        <w:t>emptySpawnedList</w:t>
      </w:r>
      <w:proofErr w:type="spellEnd"/>
      <w:del w:id="2187" w:author="Anton Log" w:date="2023-05-10T16:27:00Z">
        <w:r w:rsidR="002A1C78" w:rsidRPr="002A1C78" w:rsidDel="00C35AC3">
          <w:delText>(</w:delText>
        </w:r>
        <w:r w:rsidR="002A1C78" w:rsidDel="00C35AC3">
          <w:rPr>
            <w:lang w:val="ru-BY"/>
          </w:rPr>
          <w:delText>опустошить список</w:delText>
        </w:r>
        <w:r w:rsidR="0072667E" w:rsidDel="00C35AC3">
          <w:rPr>
            <w:lang w:val="ru-BY"/>
          </w:rPr>
          <w:delText>)</w:delText>
        </w:r>
      </w:del>
      <w:r w:rsidR="0072667E">
        <w:rPr>
          <w:lang w:val="ru-BY"/>
        </w:rPr>
        <w:t xml:space="preserve">, </w:t>
      </w:r>
      <w:del w:id="2188" w:author="Anton Log" w:date="2023-05-10T16:27:00Z">
        <w:r w:rsidR="0072667E" w:rsidDel="006A0D57">
          <w:rPr>
            <w:lang w:val="ru-BY"/>
          </w:rPr>
          <w:delText xml:space="preserve">уничтожающая </w:delText>
        </w:r>
      </w:del>
      <w:ins w:id="2189" w:author="Anton Log" w:date="2023-05-10T16:27:00Z">
        <w:r w:rsidR="006A0D57">
          <w:rPr>
            <w:lang w:val="ru-BY"/>
          </w:rPr>
          <w:t xml:space="preserve">уничтожающую </w:t>
        </w:r>
      </w:ins>
      <w:r w:rsidR="0072667E">
        <w:rPr>
          <w:lang w:val="ru-BY"/>
        </w:rPr>
        <w:t>все объекты преград</w:t>
      </w:r>
      <w:r w:rsidR="00780B17">
        <w:rPr>
          <w:lang w:val="ru-BY"/>
        </w:rPr>
        <w:t>.</w:t>
      </w:r>
      <w:r w:rsidR="00D12827">
        <w:rPr>
          <w:lang w:val="ru-BY"/>
        </w:rPr>
        <w:t xml:space="preserve"> </w:t>
      </w:r>
      <w:r w:rsidR="00AC4004">
        <w:t xml:space="preserve">На экране при этом </w:t>
      </w:r>
      <w:r w:rsidR="00AC4004">
        <w:rPr>
          <w:lang w:val="ru-BY"/>
        </w:rPr>
        <w:t>проигрывается анимация</w:t>
      </w:r>
      <w:r w:rsidR="002A1C78" w:rsidRPr="002A1C78">
        <w:t xml:space="preserve"> </w:t>
      </w:r>
      <w:r w:rsidR="00D12827">
        <w:rPr>
          <w:lang w:val="ru-BY"/>
        </w:rPr>
        <w:t>удара молнии</w:t>
      </w:r>
      <w:r w:rsidR="00172BCF">
        <w:rPr>
          <w:lang w:val="ru-BY"/>
        </w:rPr>
        <w:t xml:space="preserve"> </w:t>
      </w:r>
      <w:r w:rsidR="00AC4004">
        <w:t>на белом фоне,</w:t>
      </w:r>
      <w:r w:rsidR="00093EA4">
        <w:t xml:space="preserve"> чтобы</w:t>
      </w:r>
      <w:r w:rsidR="00AC4004">
        <w:t xml:space="preserve"> преграды не исчезали на глазах у игрока.</w:t>
      </w:r>
      <w:del w:id="2190" w:author="AdminNB" w:date="2023-05-10T23:05:00Z">
        <w:r w:rsidR="00ED6A66" w:rsidDel="00B51EDF">
          <w:delText xml:space="preserve"> </w:delText>
        </w:r>
      </w:del>
    </w:p>
    <w:p w14:paraId="3D535287" w14:textId="77777777" w:rsidR="0073113A" w:rsidRDefault="0073113A">
      <w:pPr>
        <w:spacing w:line="240" w:lineRule="auto"/>
        <w:ind w:firstLine="0"/>
        <w:contextualSpacing w:val="0"/>
        <w:jc w:val="left"/>
        <w:rPr>
          <w:ins w:id="2191" w:author="Anton Log" w:date="2023-05-10T16:28:00Z"/>
        </w:rPr>
      </w:pPr>
      <w:ins w:id="2192" w:author="Anton Log" w:date="2023-05-10T16:28:00Z">
        <w:r>
          <w:br w:type="page"/>
        </w:r>
      </w:ins>
    </w:p>
    <w:p w14:paraId="19A6E05F" w14:textId="626E522C" w:rsidR="000C41B5" w:rsidRDefault="00ED6A66" w:rsidP="000772EE">
      <w:del w:id="2193" w:author="Anton Log" w:date="2023-05-10T16:28:00Z">
        <w:r w:rsidDel="0073113A">
          <w:lastRenderedPageBreak/>
          <w:delText>После этого</w:delText>
        </w:r>
      </w:del>
      <w:ins w:id="2194" w:author="Anton Log" w:date="2023-05-10T16:28:00Z">
        <w:r w:rsidR="0073113A">
          <w:rPr>
            <w:lang w:val="ru-BY"/>
          </w:rPr>
          <w:t>В конце</w:t>
        </w:r>
      </w:ins>
      <w:r w:rsidR="00D12827">
        <w:rPr>
          <w:lang w:val="ru-BY"/>
        </w:rPr>
        <w:t xml:space="preserve"> из списка доступных бонусов убирается первый элемент.</w:t>
      </w:r>
      <w:r w:rsidR="00163C26">
        <w:rPr>
          <w:lang w:val="ru-BY"/>
        </w:rPr>
        <w:t xml:space="preserve"> При этом содержимое </w:t>
      </w:r>
      <w:r w:rsidR="00163C26">
        <w:t>«</w:t>
      </w:r>
      <w:r w:rsidR="006F5229">
        <w:rPr>
          <w:lang w:val="ru-BY"/>
        </w:rPr>
        <w:t>инвентаря</w:t>
      </w:r>
      <w:r w:rsidR="00163C26">
        <w:t>»</w:t>
      </w:r>
      <w:r w:rsidR="006F5229">
        <w:rPr>
          <w:lang w:val="ru-BY"/>
        </w:rPr>
        <w:t xml:space="preserve"> обновляется на экране</w:t>
      </w:r>
      <w:del w:id="2195" w:author="Anton Log" w:date="2023-05-10T16:27:00Z">
        <w:r w:rsidR="00412308" w:rsidDel="00FA6B66">
          <w:delText>(см.</w:delText>
        </w:r>
      </w:del>
      <w:ins w:id="2196" w:author="Anton Log" w:date="2023-05-10T16:27:00Z">
        <w:r w:rsidR="00FA6B66">
          <w:rPr>
            <w:lang w:val="ru-BY"/>
          </w:rPr>
          <w:t xml:space="preserve"> с помощью кода на </w:t>
        </w:r>
      </w:ins>
      <w:del w:id="2197" w:author="Anton Log" w:date="2023-05-10T16:27:00Z">
        <w:r w:rsidR="00412308" w:rsidDel="00FA6B66">
          <w:delText xml:space="preserve"> </w:delText>
        </w:r>
      </w:del>
      <w:r w:rsidR="00412308">
        <w:t>листинг</w:t>
      </w:r>
      <w:ins w:id="2198" w:author="Anton Log" w:date="2023-05-10T16:27:00Z">
        <w:r w:rsidR="00FA6B66">
          <w:rPr>
            <w:lang w:val="ru-BY"/>
          </w:rPr>
          <w:t xml:space="preserve">е </w:t>
        </w:r>
      </w:ins>
      <w:del w:id="2199" w:author="Anton Log" w:date="2023-05-10T16:27:00Z">
        <w:r w:rsidR="00412308" w:rsidDel="00FA6B66">
          <w:delText xml:space="preserve"> </w:delText>
        </w:r>
      </w:del>
      <w:r w:rsidR="00412308">
        <w:t>2.14</w:t>
      </w:r>
      <w:ins w:id="2200" w:author="Anton Log" w:date="2023-05-10T16:27:00Z">
        <w:r w:rsidR="00FA6B66">
          <w:rPr>
            <w:lang w:val="ru-BY"/>
          </w:rPr>
          <w:t>.</w:t>
        </w:r>
      </w:ins>
      <w:del w:id="2201" w:author="Anton Log" w:date="2023-05-10T16:27:00Z">
        <w:r w:rsidR="00412308" w:rsidDel="00FA6B66">
          <w:delText>):</w:delText>
        </w:r>
      </w:del>
    </w:p>
    <w:p w14:paraId="448753D7" w14:textId="7468049B" w:rsidR="00EF5173" w:rsidRPr="00EF5173" w:rsidRDefault="00EF5173" w:rsidP="00EF5173">
      <w:pPr>
        <w:pStyle w:val="afffd"/>
      </w:pPr>
      <w:r>
        <w:t>Листинг 2.14 – Код, выполняемы</w:t>
      </w:r>
      <w:r w:rsidR="00CC0CBF">
        <w:t>й</w:t>
      </w:r>
      <w:r>
        <w:t xml:space="preserve"> при применени</w:t>
      </w:r>
      <w:r w:rsidR="009E1850">
        <w:t>и</w:t>
      </w:r>
      <w:r>
        <w:t xml:space="preserve"> </w:t>
      </w:r>
      <w:del w:id="2202" w:author="Anton Log" w:date="2023-05-10T16:28:00Z">
        <w:r w:rsidDel="00A75519">
          <w:delText xml:space="preserve">бонуса </w:delText>
        </w:r>
      </w:del>
      <w:ins w:id="2203" w:author="Anton Log" w:date="2023-05-10T16:28:00Z">
        <w:r w:rsidR="00A75519">
          <w:t>бонуса</w:t>
        </w:r>
        <w:r w:rsidR="00A75519">
          <w:rPr>
            <w:lang w:val="ru-BY"/>
          </w:rPr>
          <w:t> </w:t>
        </w:r>
      </w:ins>
      <w:proofErr w:type="spellStart"/>
      <w:r w:rsidRPr="00A75519">
        <w:rPr>
          <w:rStyle w:val="aff8"/>
          <w:rFonts w:eastAsiaTheme="minorHAnsi"/>
          <w:rPrChange w:id="2204" w:author="Anton Log" w:date="2023-05-10T16:28:00Z">
            <w:rPr>
              <w:lang w:val="en-US"/>
            </w:rPr>
          </w:rPrChange>
        </w:rPr>
        <w:t>DestructionCollectible</w:t>
      </w:r>
      <w:proofErr w:type="spellEnd"/>
    </w:p>
    <w:p w14:paraId="25E4FBED" w14:textId="77777777" w:rsidR="00E53886" w:rsidRPr="00CC4CB0" w:rsidRDefault="00E53886">
      <w:pPr>
        <w:pStyle w:val="aff7"/>
        <w:ind w:left="709"/>
        <w:rPr>
          <w:lang w:val="en-US"/>
        </w:rPr>
        <w:pPrChange w:id="2205" w:author="Anton Log" w:date="2023-05-10T16:28:00Z">
          <w:pPr>
            <w:pStyle w:val="aff7"/>
            <w:ind w:left="720"/>
          </w:pPr>
        </w:pPrChange>
      </w:pPr>
      <w:proofErr w:type="gramStart"/>
      <w:r w:rsidRPr="00CC4CB0">
        <w:rPr>
          <w:lang w:val="en-US"/>
          <w:rPrChange w:id="2206" w:author="Anton Log" w:date="2023-05-10T17:27:00Z">
            <w:rPr>
              <w:color w:val="0000FF"/>
              <w:lang w:val="en-US"/>
            </w:rPr>
          </w:rPrChange>
        </w:rPr>
        <w:t>case</w:t>
      </w:r>
      <w:proofErr w:type="gramEnd"/>
      <w:r w:rsidRPr="00CC4CB0">
        <w:rPr>
          <w:lang w:val="en-US"/>
        </w:rPr>
        <w:t xml:space="preserve"> </w:t>
      </w:r>
      <w:proofErr w:type="spellStart"/>
      <w:r w:rsidRPr="00CC4CB0">
        <w:rPr>
          <w:lang w:val="en-US"/>
        </w:rPr>
        <w:t>CollectibleTypes.Destruction</w:t>
      </w:r>
      <w:proofErr w:type="spellEnd"/>
      <w:r w:rsidRPr="00CC4CB0">
        <w:rPr>
          <w:lang w:val="en-US"/>
        </w:rPr>
        <w:t>:</w:t>
      </w:r>
    </w:p>
    <w:p w14:paraId="668BF789" w14:textId="77777777" w:rsidR="00EA62B0" w:rsidRDefault="00EA62B0" w:rsidP="00EA62B0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ins w:id="2207" w:author="Anton Log" w:date="2023-05-10T16:29:00Z"/>
          <w:lang w:val="en-US"/>
        </w:rPr>
      </w:pPr>
      <w:ins w:id="2208" w:author="Anton Log" w:date="2023-05-10T16:29:00Z">
        <w:r>
          <w:rPr>
            <w:lang w:val="ru-BY"/>
          </w:rPr>
          <w:t xml:space="preserve">  </w:t>
        </w:r>
      </w:ins>
      <w:proofErr w:type="spellStart"/>
      <w:r w:rsidR="00F11E3B" w:rsidRPr="00EA62B0">
        <w:rPr>
          <w:lang w:val="en-US"/>
        </w:rPr>
        <w:t>SpawnManager</w:t>
      </w:r>
      <w:proofErr w:type="spellEnd"/>
      <w:r w:rsidR="00F11E3B" w:rsidRPr="00EA62B0">
        <w:rPr>
          <w:lang w:val="en-US"/>
        </w:rPr>
        <w:t xml:space="preserve"> </w:t>
      </w:r>
      <w:proofErr w:type="spellStart"/>
      <w:r w:rsidR="00F11E3B" w:rsidRPr="00EA62B0">
        <w:rPr>
          <w:lang w:val="en-US"/>
        </w:rPr>
        <w:t>spawnManager</w:t>
      </w:r>
      <w:proofErr w:type="spellEnd"/>
      <w:r w:rsidR="00F11E3B" w:rsidRPr="00EA62B0">
        <w:rPr>
          <w:lang w:val="en-US"/>
        </w:rPr>
        <w:t xml:space="preserve"> </w:t>
      </w:r>
      <w:del w:id="2209" w:author="Anton Log" w:date="2023-05-10T16:29:00Z">
        <w:r w:rsidR="00F11E3B" w:rsidRPr="00EA62B0" w:rsidDel="00EA62B0">
          <w:rPr>
            <w:lang w:val="en-US"/>
          </w:rPr>
          <w:delText xml:space="preserve">= </w:delText>
        </w:r>
      </w:del>
      <w:ins w:id="2210" w:author="Anton Log" w:date="2023-05-10T16:29:00Z">
        <w:r w:rsidRPr="00EA62B0">
          <w:rPr>
            <w:lang w:val="en-US"/>
          </w:rPr>
          <w:t>=</w:t>
        </w:r>
      </w:ins>
    </w:p>
    <w:p w14:paraId="4AB5926A" w14:textId="77777777" w:rsidR="00EA62B0" w:rsidRDefault="00EA62B0" w:rsidP="00EA62B0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ins w:id="2211" w:author="Anton Log" w:date="2023-05-10T16:29:00Z"/>
          <w:lang w:val="en-US"/>
        </w:rPr>
      </w:pPr>
      <w:ins w:id="2212" w:author="Anton Log" w:date="2023-05-10T16:29:00Z">
        <w:r>
          <w:rPr>
            <w:lang w:val="ru-BY"/>
          </w:rPr>
          <w:t xml:space="preserve">    </w:t>
        </w:r>
      </w:ins>
      <w:r w:rsidR="00F11E3B" w:rsidRPr="00EA62B0">
        <w:rPr>
          <w:lang w:val="en-US"/>
        </w:rPr>
        <w:t>(</w:t>
      </w:r>
      <w:proofErr w:type="spellStart"/>
      <w:r w:rsidR="00F11E3B" w:rsidRPr="00EA62B0">
        <w:rPr>
          <w:lang w:val="en-US"/>
        </w:rPr>
        <w:t>SpawnManager</w:t>
      </w:r>
      <w:proofErr w:type="spellEnd"/>
      <w:r w:rsidR="00F11E3B" w:rsidRPr="00EA62B0">
        <w:rPr>
          <w:lang w:val="en-US"/>
        </w:rPr>
        <w:t>)</w:t>
      </w:r>
      <w:proofErr w:type="spellStart"/>
      <w:proofErr w:type="gramStart"/>
      <w:r w:rsidR="00F11E3B" w:rsidRPr="00EA62B0">
        <w:rPr>
          <w:lang w:val="en-US"/>
        </w:rPr>
        <w:t>FindAnyObjectByType</w:t>
      </w:r>
      <w:proofErr w:type="spellEnd"/>
      <w:r w:rsidR="00F11E3B" w:rsidRPr="00EA62B0">
        <w:rPr>
          <w:lang w:val="en-US"/>
        </w:rPr>
        <w:t>(</w:t>
      </w:r>
      <w:proofErr w:type="spellStart"/>
      <w:proofErr w:type="gramEnd"/>
      <w:r w:rsidR="00F11E3B" w:rsidRPr="00EA62B0">
        <w:rPr>
          <w:lang w:val="en-US"/>
          <w:rPrChange w:id="2213" w:author="Anton Log" w:date="2023-05-10T16:29:00Z">
            <w:rPr>
              <w:color w:val="0000FF"/>
              <w:lang w:val="en-US"/>
            </w:rPr>
          </w:rPrChange>
        </w:rPr>
        <w:t>typeof</w:t>
      </w:r>
      <w:proofErr w:type="spellEnd"/>
      <w:r w:rsidR="00F11E3B" w:rsidRPr="00EA62B0">
        <w:rPr>
          <w:lang w:val="en-US"/>
        </w:rPr>
        <w:t>(</w:t>
      </w:r>
      <w:proofErr w:type="spellStart"/>
      <w:r w:rsidR="00F11E3B" w:rsidRPr="00EA62B0">
        <w:rPr>
          <w:lang w:val="en-US"/>
        </w:rPr>
        <w:t>SpawnManager</w:t>
      </w:r>
      <w:proofErr w:type="spellEnd"/>
      <w:r w:rsidR="00F11E3B" w:rsidRPr="00EA62B0">
        <w:rPr>
          <w:lang w:val="en-US"/>
        </w:rPr>
        <w:t>));</w:t>
      </w:r>
    </w:p>
    <w:p w14:paraId="0DAAFD09" w14:textId="2DC994BB" w:rsidR="00F11E3B" w:rsidRPr="00EA62B0" w:rsidRDefault="00F11E3B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214" w:author="Anton Log" w:date="2023-05-10T16:29:00Z">
          <w:pPr>
            <w:pStyle w:val="aff7"/>
            <w:ind w:left="916"/>
          </w:pPr>
        </w:pPrChange>
      </w:pPr>
      <w:del w:id="2215" w:author="Anton Log" w:date="2023-05-10T16:29:00Z">
        <w:r w:rsidRPr="00EA62B0" w:rsidDel="00EA62B0">
          <w:rPr>
            <w:lang w:val="en-US"/>
          </w:rPr>
          <w:delText xml:space="preserve"> </w:delText>
        </w:r>
      </w:del>
      <w:ins w:id="2216" w:author="Anton Log" w:date="2023-05-10T16:29:00Z">
        <w:r w:rsidR="00EA62B0">
          <w:rPr>
            <w:lang w:val="ru-BY"/>
          </w:rPr>
          <w:t xml:space="preserve">  </w:t>
        </w:r>
      </w:ins>
      <w:proofErr w:type="spellStart"/>
      <w:proofErr w:type="gramStart"/>
      <w:r w:rsidRPr="00EA62B0">
        <w:rPr>
          <w:lang w:val="en-US"/>
        </w:rPr>
        <w:t>SoundManager.instance.PlaySound</w:t>
      </w:r>
      <w:proofErr w:type="spellEnd"/>
      <w:r w:rsidRPr="00EA62B0">
        <w:rPr>
          <w:lang w:val="en-US"/>
        </w:rPr>
        <w:t>(</w:t>
      </w:r>
      <w:proofErr w:type="spellStart"/>
      <w:proofErr w:type="gramEnd"/>
      <w:r w:rsidRPr="00EA62B0">
        <w:rPr>
          <w:lang w:val="en-US"/>
        </w:rPr>
        <w:t>lightningSound</w:t>
      </w:r>
      <w:proofErr w:type="spellEnd"/>
      <w:r w:rsidRPr="00EA62B0">
        <w:rPr>
          <w:lang w:val="en-US"/>
        </w:rPr>
        <w:t>);</w:t>
      </w:r>
    </w:p>
    <w:p w14:paraId="73B9F2E5" w14:textId="6AAE0F22" w:rsidR="00F11E3B" w:rsidRPr="00EA62B0" w:rsidRDefault="00EA62B0">
      <w:pPr>
        <w:pStyle w:val="aff7"/>
        <w:ind w:left="709"/>
        <w:rPr>
          <w:lang w:val="en-US"/>
        </w:rPr>
        <w:pPrChange w:id="2217" w:author="Anton Log" w:date="2023-05-10T16:28:00Z">
          <w:pPr>
            <w:pStyle w:val="aff7"/>
            <w:ind w:left="916"/>
          </w:pPr>
        </w:pPrChange>
      </w:pPr>
      <w:ins w:id="2218" w:author="Anton Log" w:date="2023-05-10T16:29:00Z">
        <w:r>
          <w:rPr>
            <w:lang w:val="ru-BY"/>
          </w:rPr>
          <w:t xml:space="preserve">  </w:t>
        </w:r>
      </w:ins>
      <w:proofErr w:type="spellStart"/>
      <w:proofErr w:type="gramStart"/>
      <w:r w:rsidR="00F11E3B" w:rsidRPr="00EA62B0">
        <w:rPr>
          <w:lang w:val="en-US"/>
        </w:rPr>
        <w:t>gameManager.PlayLightningAnim</w:t>
      </w:r>
      <w:proofErr w:type="spellEnd"/>
      <w:r w:rsidR="00F11E3B" w:rsidRPr="00EA62B0">
        <w:rPr>
          <w:lang w:val="en-US"/>
        </w:rPr>
        <w:t>(</w:t>
      </w:r>
      <w:proofErr w:type="gramEnd"/>
      <w:r w:rsidR="00F11E3B" w:rsidRPr="00EA62B0">
        <w:rPr>
          <w:lang w:val="en-US"/>
        </w:rPr>
        <w:t>);</w:t>
      </w:r>
    </w:p>
    <w:p w14:paraId="3FA836F9" w14:textId="3310E236" w:rsidR="00F11E3B" w:rsidRPr="00EA62B0" w:rsidRDefault="00EA62B0">
      <w:pPr>
        <w:pStyle w:val="aff7"/>
        <w:ind w:left="709"/>
        <w:rPr>
          <w:lang w:val="en-US"/>
        </w:rPr>
        <w:pPrChange w:id="2219" w:author="Anton Log" w:date="2023-05-10T16:28:00Z">
          <w:pPr>
            <w:pStyle w:val="aff7"/>
            <w:ind w:left="916"/>
          </w:pPr>
        </w:pPrChange>
      </w:pPr>
      <w:ins w:id="2220" w:author="Anton Log" w:date="2023-05-10T16:29:00Z">
        <w:r>
          <w:rPr>
            <w:lang w:val="ru-BY"/>
          </w:rPr>
          <w:t xml:space="preserve">  </w:t>
        </w:r>
      </w:ins>
      <w:proofErr w:type="spellStart"/>
      <w:proofErr w:type="gramStart"/>
      <w:r w:rsidR="00F11E3B" w:rsidRPr="00EA62B0">
        <w:rPr>
          <w:lang w:val="en-US"/>
        </w:rPr>
        <w:t>spawnManager.emptySpawnedList</w:t>
      </w:r>
      <w:proofErr w:type="spellEnd"/>
      <w:r w:rsidR="00F11E3B" w:rsidRPr="00EA62B0">
        <w:rPr>
          <w:lang w:val="en-US"/>
        </w:rPr>
        <w:t>(</w:t>
      </w:r>
      <w:proofErr w:type="gramEnd"/>
      <w:r w:rsidR="00F11E3B" w:rsidRPr="00EA62B0">
        <w:rPr>
          <w:lang w:val="en-US"/>
        </w:rPr>
        <w:t>);</w:t>
      </w:r>
    </w:p>
    <w:p w14:paraId="795F1601" w14:textId="3D64191A" w:rsidR="0086433D" w:rsidRPr="00EA62B0" w:rsidRDefault="00EA62B0">
      <w:pPr>
        <w:pStyle w:val="aff7"/>
        <w:ind w:left="709"/>
        <w:rPr>
          <w:lang w:val="en-US"/>
          <w:rPrChange w:id="2221" w:author="Anton Log" w:date="2023-05-10T16:29:00Z">
            <w:rPr>
              <w:color w:val="0000FF"/>
              <w:lang w:val="en-US"/>
            </w:rPr>
          </w:rPrChange>
        </w:rPr>
        <w:pPrChange w:id="2222" w:author="Anton Log" w:date="2023-05-10T16:28:00Z">
          <w:pPr>
            <w:pStyle w:val="aff7"/>
            <w:ind w:left="916"/>
          </w:pPr>
        </w:pPrChange>
      </w:pPr>
      <w:ins w:id="2223" w:author="Anton Log" w:date="2023-05-10T16:29:00Z">
        <w:r>
          <w:rPr>
            <w:lang w:val="ru-BY"/>
          </w:rPr>
          <w:t xml:space="preserve">  </w:t>
        </w:r>
      </w:ins>
      <w:proofErr w:type="spellStart"/>
      <w:proofErr w:type="gramStart"/>
      <w:r w:rsidR="00F11E3B" w:rsidRPr="00EA62B0">
        <w:rPr>
          <w:lang w:val="en-US"/>
        </w:rPr>
        <w:t>ui.RefreshUIList</w:t>
      </w:r>
      <w:proofErr w:type="spellEnd"/>
      <w:r w:rsidR="00F11E3B" w:rsidRPr="00EA62B0">
        <w:rPr>
          <w:lang w:val="en-US"/>
        </w:rPr>
        <w:t>(</w:t>
      </w:r>
      <w:proofErr w:type="gramEnd"/>
      <w:r w:rsidR="00F11E3B" w:rsidRPr="00EA62B0">
        <w:rPr>
          <w:lang w:val="en-US"/>
        </w:rPr>
        <w:t>);</w:t>
      </w:r>
    </w:p>
    <w:p w14:paraId="4A467630" w14:textId="6B0D43DB" w:rsidR="00EC06EA" w:rsidRPr="00CC4CB0" w:rsidRDefault="00EA62B0">
      <w:pPr>
        <w:pStyle w:val="aff7"/>
        <w:ind w:left="709"/>
        <w:pPrChange w:id="2224" w:author="Anton Log" w:date="2023-05-10T16:28:00Z">
          <w:pPr>
            <w:pStyle w:val="aff7"/>
            <w:ind w:left="720"/>
          </w:pPr>
        </w:pPrChange>
      </w:pPr>
      <w:ins w:id="2225" w:author="Anton Log" w:date="2023-05-10T16:29:00Z">
        <w:r>
          <w:rPr>
            <w:lang w:val="ru-BY"/>
          </w:rPr>
          <w:t xml:space="preserve">  </w:t>
        </w:r>
      </w:ins>
      <w:proofErr w:type="gramStart"/>
      <w:r w:rsidR="00E53886" w:rsidRPr="00EA62B0">
        <w:rPr>
          <w:lang w:val="en-US"/>
          <w:rPrChange w:id="2226" w:author="Anton Log" w:date="2023-05-10T16:29:00Z">
            <w:rPr>
              <w:color w:val="0000FF"/>
              <w:lang w:val="en-US"/>
            </w:rPr>
          </w:rPrChange>
        </w:rPr>
        <w:t>break</w:t>
      </w:r>
      <w:proofErr w:type="gramEnd"/>
      <w:r w:rsidR="00E53886" w:rsidRPr="00CC4CB0">
        <w:t>;</w:t>
      </w:r>
    </w:p>
    <w:p w14:paraId="0812C406" w14:textId="4ED77973" w:rsidR="00F97FB8" w:rsidRDefault="00F97FB8" w:rsidP="000772EE">
      <w:r>
        <w:rPr>
          <w:lang w:val="ru-BY"/>
        </w:rPr>
        <w:t xml:space="preserve">Если </w:t>
      </w:r>
      <w:del w:id="2227" w:author="Anton Log" w:date="2023-05-10T16:30:00Z">
        <w:r w:rsidR="005D0347" w:rsidDel="003D5EDF">
          <w:rPr>
            <w:lang w:val="ru-BY"/>
          </w:rPr>
          <w:delText xml:space="preserve">же </w:delText>
        </w:r>
      </w:del>
      <w:r w:rsidR="005D0347">
        <w:rPr>
          <w:lang w:val="ru-BY"/>
        </w:rPr>
        <w:t xml:space="preserve">был применен бонус </w:t>
      </w:r>
      <w:r w:rsidR="005D0347" w:rsidRPr="002F23E1">
        <w:rPr>
          <w:rStyle w:val="aff8"/>
          <w:rFonts w:eastAsiaTheme="minorHAnsi"/>
          <w:rPrChange w:id="2228" w:author="Anton Log" w:date="2023-05-10T16:30:00Z">
            <w:rPr>
              <w:lang w:val="en-US"/>
            </w:rPr>
          </w:rPrChange>
        </w:rPr>
        <w:t>SteelShoes</w:t>
      </w:r>
      <w:r w:rsidR="00425AF1" w:rsidRPr="002F23E1">
        <w:rPr>
          <w:rStyle w:val="aff8"/>
          <w:rFonts w:eastAsiaTheme="minorHAnsi"/>
          <w:rPrChange w:id="2229" w:author="Anton Log" w:date="2023-05-10T16:30:00Z">
            <w:rPr>
              <w:lang w:val="en-US"/>
            </w:rPr>
          </w:rPrChange>
        </w:rPr>
        <w:t>C</w:t>
      </w:r>
      <w:r w:rsidR="003A6270" w:rsidRPr="002F23E1">
        <w:rPr>
          <w:rStyle w:val="aff8"/>
          <w:rFonts w:eastAsiaTheme="minorHAnsi"/>
          <w:rPrChange w:id="2230" w:author="Anton Log" w:date="2023-05-10T16:30:00Z">
            <w:rPr>
              <w:lang w:val="en-US"/>
            </w:rPr>
          </w:rPrChange>
        </w:rPr>
        <w:t>ollectible</w:t>
      </w:r>
      <w:r w:rsidR="00172BCF">
        <w:rPr>
          <w:lang w:val="ru-BY"/>
        </w:rPr>
        <w:t xml:space="preserve">, то </w:t>
      </w:r>
      <w:r w:rsidR="00DA53C2">
        <w:rPr>
          <w:lang w:val="ru-BY"/>
        </w:rPr>
        <w:t xml:space="preserve">вызывается сопрограмма </w:t>
      </w:r>
      <w:proofErr w:type="spellStart"/>
      <w:r w:rsidR="00DA53C2" w:rsidRPr="00D83712">
        <w:rPr>
          <w:rStyle w:val="aff8"/>
          <w:rFonts w:eastAsiaTheme="minorHAnsi"/>
          <w:rPrChange w:id="2231" w:author="Anton Log" w:date="2023-05-10T16:30:00Z">
            <w:rPr>
              <w:lang w:val="en-US"/>
            </w:rPr>
          </w:rPrChange>
        </w:rPr>
        <w:t>InvulnerabilityFromSpikes</w:t>
      </w:r>
      <w:proofErr w:type="spellEnd"/>
      <w:del w:id="2232" w:author="Anton Log" w:date="2023-05-10T16:30:00Z">
        <w:r w:rsidR="00DA53C2" w:rsidRPr="00DA53C2" w:rsidDel="00D83712">
          <w:delText>(</w:delText>
        </w:r>
        <w:r w:rsidR="00DA53C2" w:rsidDel="00D83712">
          <w:rPr>
            <w:lang w:val="ru-BY"/>
          </w:rPr>
          <w:delText>неуязвимость от шипов)</w:delText>
        </w:r>
      </w:del>
      <w:r w:rsidR="00DA53C2">
        <w:rPr>
          <w:lang w:val="ru-BY"/>
        </w:rPr>
        <w:t xml:space="preserve">, которая работает схожим образом с функцией </w:t>
      </w:r>
      <w:proofErr w:type="spellStart"/>
      <w:r w:rsidR="00DA53C2" w:rsidRPr="003F2F53">
        <w:rPr>
          <w:rStyle w:val="aff8"/>
          <w:rFonts w:eastAsiaTheme="minorHAnsi"/>
          <w:rPrChange w:id="2233" w:author="Anton Log" w:date="2023-05-10T16:30:00Z">
            <w:rPr>
              <w:lang w:val="en-US"/>
            </w:rPr>
          </w:rPrChange>
        </w:rPr>
        <w:t>Invulnerability</w:t>
      </w:r>
      <w:proofErr w:type="spellEnd"/>
      <w:r w:rsidR="00DA53C2">
        <w:rPr>
          <w:lang w:val="ru-BY"/>
        </w:rPr>
        <w:t xml:space="preserve"> сценария </w:t>
      </w:r>
      <w:proofErr w:type="spellStart"/>
      <w:r w:rsidR="00DA53C2" w:rsidRPr="003F2F53">
        <w:rPr>
          <w:rStyle w:val="aff8"/>
          <w:rFonts w:eastAsiaTheme="minorHAnsi"/>
          <w:rPrChange w:id="2234" w:author="Anton Log" w:date="2023-05-10T16:30:00Z">
            <w:rPr>
              <w:lang w:val="en-US"/>
            </w:rPr>
          </w:rPrChange>
        </w:rPr>
        <w:t>Health</w:t>
      </w:r>
      <w:proofErr w:type="spellEnd"/>
      <w:r w:rsidR="000F7448">
        <w:rPr>
          <w:lang w:val="ru-BY"/>
        </w:rPr>
        <w:t>, отключающая регистрацию</w:t>
      </w:r>
      <w:r w:rsidR="00DA53C2">
        <w:rPr>
          <w:lang w:val="ru-BY"/>
        </w:rPr>
        <w:t xml:space="preserve"> столкновения слоев игрока и шипов, при этом </w:t>
      </w:r>
      <w:r w:rsidR="00D176BE">
        <w:rPr>
          <w:lang w:val="ru-BY"/>
        </w:rPr>
        <w:t>изменяя цвет персонажа на серый</w:t>
      </w:r>
      <w:r w:rsidR="00D176BE">
        <w:t>.</w:t>
      </w:r>
      <w:del w:id="2235" w:author="AdminNB" w:date="2023-05-10T23:06:00Z">
        <w:r w:rsidR="00D176BE" w:rsidDel="003B05A6">
          <w:delText xml:space="preserve"> </w:delText>
        </w:r>
      </w:del>
    </w:p>
    <w:p w14:paraId="0C35EE87" w14:textId="2D4A051C" w:rsidR="00D176BE" w:rsidRDefault="00D176BE" w:rsidP="000772EE">
      <w:r>
        <w:t xml:space="preserve">Пример кода, выполняемого при использовании </w:t>
      </w:r>
      <w:r w:rsidRPr="000D7B29">
        <w:rPr>
          <w:rStyle w:val="aff8"/>
          <w:rFonts w:eastAsiaTheme="minorHAnsi"/>
          <w:rPrChange w:id="2236" w:author="Anton Log" w:date="2023-05-10T16:30:00Z">
            <w:rPr>
              <w:lang w:val="en-US"/>
            </w:rPr>
          </w:rPrChange>
        </w:rPr>
        <w:t>SteelShoesCollectible</w:t>
      </w:r>
      <w:r>
        <w:t xml:space="preserve"> находится в листинге 2.15</w:t>
      </w:r>
      <w:ins w:id="2237" w:author="AdminNB" w:date="2023-05-10T23:06:00Z">
        <w:r w:rsidR="004A7AFD">
          <w:rPr>
            <w:rPrChange w:id="2238" w:author="AdminNB" w:date="2023-05-10T23:06:00Z">
              <w:rPr/>
            </w:rPrChange>
          </w:rPr>
          <w:t>.</w:t>
        </w:r>
      </w:ins>
      <w:del w:id="2239" w:author="AdminNB" w:date="2023-05-10T23:06:00Z">
        <w:r w:rsidDel="004A7AFD">
          <w:delText>:</w:delText>
        </w:r>
      </w:del>
    </w:p>
    <w:p w14:paraId="29010CE6" w14:textId="505FC11B" w:rsidR="00D176BE" w:rsidRPr="00B96235" w:rsidRDefault="00D176BE" w:rsidP="00D176BE">
      <w:pPr>
        <w:pStyle w:val="afffd"/>
      </w:pPr>
      <w:r>
        <w:t xml:space="preserve">Листинг 2.15 – Код, выполняемый при применении бонуса </w:t>
      </w:r>
      <w:r w:rsidRPr="001E6C8E">
        <w:rPr>
          <w:rStyle w:val="aff8"/>
          <w:rFonts w:eastAsiaTheme="minorHAnsi"/>
          <w:rPrChange w:id="2240" w:author="Anton Log" w:date="2023-05-10T16:30:00Z">
            <w:rPr>
              <w:lang w:val="en-US"/>
            </w:rPr>
          </w:rPrChange>
        </w:rPr>
        <w:t>SteelShoesCollectible</w:t>
      </w:r>
    </w:p>
    <w:p w14:paraId="6D5F285E" w14:textId="285891F9" w:rsidR="009E0FF4" w:rsidRPr="00CC4CB0" w:rsidRDefault="00D176BE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241" w:author="Anton Log" w:date="2023-05-10T16:31:00Z">
          <w:pPr>
            <w:pStyle w:val="aff7"/>
            <w:ind w:left="720"/>
          </w:pPr>
        </w:pPrChange>
      </w:pPr>
      <w:del w:id="2242" w:author="Anton Log" w:date="2023-05-10T16:31:00Z">
        <w:r w:rsidRPr="00CC4CB0" w:rsidDel="001E6C8E">
          <w:rPr>
            <w:lang w:val="en-US"/>
            <w:rPrChange w:id="2243" w:author="Anton Log" w:date="2023-05-10T17:27:00Z">
              <w:rPr>
                <w:color w:val="0000FF"/>
              </w:rPr>
            </w:rPrChange>
          </w:rPr>
          <w:delText xml:space="preserve"> </w:delText>
        </w:r>
      </w:del>
      <w:proofErr w:type="gramStart"/>
      <w:r w:rsidR="009E0FF4" w:rsidRPr="00CC4CB0">
        <w:rPr>
          <w:lang w:val="en-US"/>
          <w:rPrChange w:id="2244" w:author="Anton Log" w:date="2023-05-10T17:27:00Z">
            <w:rPr>
              <w:color w:val="0000FF"/>
              <w:lang w:val="en-US"/>
            </w:rPr>
          </w:rPrChange>
        </w:rPr>
        <w:t>case</w:t>
      </w:r>
      <w:proofErr w:type="gramEnd"/>
      <w:r w:rsidR="009E0FF4" w:rsidRPr="00CC4CB0">
        <w:rPr>
          <w:lang w:val="en-US"/>
        </w:rPr>
        <w:t xml:space="preserve"> </w:t>
      </w:r>
      <w:proofErr w:type="spellStart"/>
      <w:r w:rsidR="009E0FF4" w:rsidRPr="00CC4CB0">
        <w:rPr>
          <w:lang w:val="en-US"/>
        </w:rPr>
        <w:t>CollectibleTypes.SteelShoes</w:t>
      </w:r>
      <w:proofErr w:type="spellEnd"/>
      <w:r w:rsidR="009E0FF4" w:rsidRPr="00CC4CB0">
        <w:rPr>
          <w:lang w:val="en-US"/>
        </w:rPr>
        <w:t>:</w:t>
      </w:r>
    </w:p>
    <w:p w14:paraId="769C9881" w14:textId="27A8E45C" w:rsidR="009E0FF4" w:rsidRPr="001E6C8E" w:rsidRDefault="001E6C8E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245" w:author="Anton Log" w:date="2023-05-10T16:31:00Z">
          <w:pPr>
            <w:pStyle w:val="aff7"/>
            <w:ind w:left="916"/>
          </w:pPr>
        </w:pPrChange>
      </w:pPr>
      <w:ins w:id="2246" w:author="Anton Log" w:date="2023-05-10T16:31:00Z">
        <w:r>
          <w:rPr>
            <w:lang w:val="ru-BY"/>
          </w:rPr>
          <w:t xml:space="preserve">  </w:t>
        </w:r>
      </w:ins>
      <w:proofErr w:type="spellStart"/>
      <w:proofErr w:type="gramStart"/>
      <w:r w:rsidR="009E0FF4" w:rsidRPr="001E6C8E">
        <w:rPr>
          <w:lang w:val="en-US"/>
        </w:rPr>
        <w:t>SoundManager.instance.PlaySound</w:t>
      </w:r>
      <w:proofErr w:type="spellEnd"/>
      <w:r w:rsidR="009E0FF4" w:rsidRPr="001E6C8E">
        <w:rPr>
          <w:lang w:val="en-US"/>
        </w:rPr>
        <w:t>(</w:t>
      </w:r>
      <w:proofErr w:type="spellStart"/>
      <w:proofErr w:type="gramEnd"/>
      <w:r w:rsidR="009E0FF4" w:rsidRPr="001E6C8E">
        <w:rPr>
          <w:lang w:val="en-US"/>
        </w:rPr>
        <w:t>steelShoeSound</w:t>
      </w:r>
      <w:proofErr w:type="spellEnd"/>
      <w:r w:rsidR="009E0FF4" w:rsidRPr="001E6C8E">
        <w:rPr>
          <w:lang w:val="en-US"/>
        </w:rPr>
        <w:t>);</w:t>
      </w:r>
    </w:p>
    <w:p w14:paraId="70937E87" w14:textId="43706948" w:rsidR="009E0FF4" w:rsidRPr="001E6C8E" w:rsidRDefault="001E6C8E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247" w:author="Anton Log" w:date="2023-05-10T16:31:00Z">
          <w:pPr>
            <w:pStyle w:val="aff7"/>
            <w:ind w:left="916"/>
          </w:pPr>
        </w:pPrChange>
      </w:pPr>
      <w:ins w:id="2248" w:author="Anton Log" w:date="2023-05-10T16:31:00Z">
        <w:r>
          <w:rPr>
            <w:lang w:val="ru-BY"/>
          </w:rPr>
          <w:t xml:space="preserve">  </w:t>
        </w:r>
      </w:ins>
      <w:proofErr w:type="spellStart"/>
      <w:proofErr w:type="gramStart"/>
      <w:r w:rsidR="009E0FF4" w:rsidRPr="001E6C8E">
        <w:rPr>
          <w:lang w:val="en-US"/>
        </w:rPr>
        <w:t>ui.RefreshUIList</w:t>
      </w:r>
      <w:proofErr w:type="spellEnd"/>
      <w:r w:rsidR="009E0FF4" w:rsidRPr="001E6C8E">
        <w:rPr>
          <w:lang w:val="en-US"/>
        </w:rPr>
        <w:t>(</w:t>
      </w:r>
      <w:proofErr w:type="gramEnd"/>
      <w:r w:rsidR="009E0FF4" w:rsidRPr="001E6C8E">
        <w:rPr>
          <w:lang w:val="en-US"/>
        </w:rPr>
        <w:t>);</w:t>
      </w:r>
    </w:p>
    <w:p w14:paraId="6569F003" w14:textId="168B6CDB" w:rsidR="009E0FF4" w:rsidRPr="00CC4CB0" w:rsidRDefault="001E6C8E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249" w:author="Anton Log" w:date="2023-05-10T16:31:00Z">
          <w:pPr>
            <w:pStyle w:val="aff7"/>
            <w:ind w:left="916"/>
          </w:pPr>
        </w:pPrChange>
      </w:pPr>
      <w:ins w:id="2250" w:author="Anton Log" w:date="2023-05-10T16:31:00Z">
        <w:r>
          <w:rPr>
            <w:lang w:val="ru-BY"/>
          </w:rPr>
          <w:t xml:space="preserve">  </w:t>
        </w:r>
      </w:ins>
      <w:proofErr w:type="spellStart"/>
      <w:proofErr w:type="gramStart"/>
      <w:r w:rsidR="009E0FF4" w:rsidRPr="00CC4CB0">
        <w:rPr>
          <w:lang w:val="en-US"/>
        </w:rPr>
        <w:t>StartCoroutine</w:t>
      </w:r>
      <w:proofErr w:type="spellEnd"/>
      <w:r w:rsidR="009E0FF4" w:rsidRPr="00CC4CB0">
        <w:rPr>
          <w:lang w:val="en-US"/>
        </w:rPr>
        <w:t>(</w:t>
      </w:r>
      <w:proofErr w:type="spellStart"/>
      <w:proofErr w:type="gramEnd"/>
      <w:r w:rsidR="009E0FF4" w:rsidRPr="00CC4CB0">
        <w:rPr>
          <w:lang w:val="en-US"/>
        </w:rPr>
        <w:t>InvulnerabilityFromSpikes</w:t>
      </w:r>
      <w:proofErr w:type="spellEnd"/>
      <w:r w:rsidR="009E0FF4" w:rsidRPr="00CC4CB0">
        <w:rPr>
          <w:lang w:val="en-US"/>
        </w:rPr>
        <w:t>());</w:t>
      </w:r>
    </w:p>
    <w:p w14:paraId="13183D51" w14:textId="62B2FE58" w:rsidR="00E53886" w:rsidRPr="00CC4CB0" w:rsidRDefault="001E6C8E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251" w:author="Anton Log" w:date="2023-05-10T16:31:00Z">
          <w:pPr>
            <w:pStyle w:val="aff7"/>
            <w:ind w:left="720"/>
          </w:pPr>
        </w:pPrChange>
      </w:pPr>
      <w:ins w:id="2252" w:author="Anton Log" w:date="2023-05-10T16:31:00Z">
        <w:r>
          <w:rPr>
            <w:lang w:val="ru-BY"/>
          </w:rPr>
          <w:t xml:space="preserve">  </w:t>
        </w:r>
      </w:ins>
      <w:proofErr w:type="gramStart"/>
      <w:r w:rsidR="009E0FF4" w:rsidRPr="00CC4CB0">
        <w:rPr>
          <w:lang w:val="en-US"/>
          <w:rPrChange w:id="2253" w:author="Anton Log" w:date="2023-05-10T17:27:00Z">
            <w:rPr>
              <w:color w:val="0000FF"/>
              <w:lang w:val="en-US"/>
            </w:rPr>
          </w:rPrChange>
        </w:rPr>
        <w:t>break</w:t>
      </w:r>
      <w:proofErr w:type="gramEnd"/>
      <w:r w:rsidR="009E0FF4" w:rsidRPr="00CC4CB0">
        <w:rPr>
          <w:lang w:val="en-US"/>
        </w:rPr>
        <w:t>;</w:t>
      </w:r>
    </w:p>
    <w:p w14:paraId="7237556D" w14:textId="38CB0806" w:rsidR="008B5EF2" w:rsidRPr="008B5EF2" w:rsidRDefault="008B5EF2" w:rsidP="008B5EF2">
      <w:pPr>
        <w:pStyle w:val="21"/>
      </w:pPr>
      <w:bookmarkStart w:id="2254" w:name="_Toc134632494"/>
      <w:r>
        <w:t>Проектирование пользовательского интерфейса</w:t>
      </w:r>
      <w:bookmarkEnd w:id="2254"/>
    </w:p>
    <w:p w14:paraId="52F0AEE1" w14:textId="2A9C84BA" w:rsidR="000312AF" w:rsidRDefault="00026D5A" w:rsidP="000772EE">
      <w:pPr>
        <w:tabs>
          <w:tab w:val="left" w:pos="567"/>
        </w:tabs>
        <w:rPr>
          <w:lang w:val="ru-BY"/>
        </w:rPr>
      </w:pPr>
      <w:r>
        <w:rPr>
          <w:lang w:val="ru-BY"/>
        </w:rPr>
        <w:t>Ч</w:t>
      </w:r>
      <w:r w:rsidR="0019302B">
        <w:rPr>
          <w:lang w:val="ru-BY"/>
        </w:rPr>
        <w:t xml:space="preserve">тобы игрок обладал всей информацией, необходимой ему для прохождения игры, </w:t>
      </w:r>
      <w:r>
        <w:rPr>
          <w:lang w:val="ru-BY"/>
        </w:rPr>
        <w:t>того, что происходит на экране, недостаточно.</w:t>
      </w:r>
      <w:r w:rsidR="003907F3">
        <w:rPr>
          <w:lang w:val="ru-BY"/>
        </w:rPr>
        <w:t xml:space="preserve"> Информация о количестве здоровья, сколько было набрано очков</w:t>
      </w:r>
      <w:del w:id="2255" w:author="Anton Log" w:date="2023-05-10T16:32:00Z">
        <w:r w:rsidR="003907F3" w:rsidDel="00FF4764">
          <w:rPr>
            <w:lang w:val="ru-BY"/>
          </w:rPr>
          <w:delText xml:space="preserve"> </w:delText>
        </w:r>
      </w:del>
      <w:ins w:id="2256" w:author="Anton Log" w:date="2023-05-10T16:32:00Z">
        <w:r w:rsidR="00FF4764">
          <w:rPr>
            <w:lang w:val="ru-BY"/>
          </w:rPr>
          <w:t xml:space="preserve">, сколько он собрал бонусов </w:t>
        </w:r>
      </w:ins>
      <w:del w:id="2257" w:author="Anton Log" w:date="2023-05-10T16:32:00Z">
        <w:r w:rsidR="003907F3" w:rsidDel="00FF4764">
          <w:rPr>
            <w:lang w:val="ru-BY"/>
          </w:rPr>
          <w:delText>и так далее,</w:delText>
        </w:r>
      </w:del>
      <w:ins w:id="2258" w:author="Anton Log" w:date="2023-05-10T16:32:00Z">
        <w:r w:rsidR="00FF4764">
          <w:rPr>
            <w:lang w:val="ru-BY"/>
          </w:rPr>
          <w:t>–</w:t>
        </w:r>
      </w:ins>
      <w:r w:rsidR="003907F3">
        <w:rPr>
          <w:lang w:val="ru-BY"/>
        </w:rPr>
        <w:t xml:space="preserve"> показать напрямую в игровом мире </w:t>
      </w:r>
      <w:del w:id="2259" w:author="Anton Log" w:date="2023-05-10T16:32:00Z">
        <w:r w:rsidR="003907F3" w:rsidDel="00F97454">
          <w:rPr>
            <w:lang w:val="ru-BY"/>
          </w:rPr>
          <w:delText xml:space="preserve">зачастую </w:delText>
        </w:r>
      </w:del>
      <w:r w:rsidR="003907F3">
        <w:rPr>
          <w:lang w:val="ru-BY"/>
        </w:rPr>
        <w:t>невозможно или неудобно.</w:t>
      </w:r>
      <w:r w:rsidR="00CA3F49">
        <w:rPr>
          <w:lang w:val="ru-BY"/>
        </w:rPr>
        <w:t xml:space="preserve"> Для этой цели служит специальный экран, который накладывается поверх игрового процесса, называемый </w:t>
      </w:r>
      <w:r w:rsidR="00CA3F49">
        <w:rPr>
          <w:lang w:val="en-US"/>
        </w:rPr>
        <w:t>UI</w:t>
      </w:r>
      <w:ins w:id="2260" w:author="Anton Log" w:date="2023-05-10T16:32:00Z">
        <w:r w:rsidR="00772F99">
          <w:rPr>
            <w:lang w:val="ru-BY"/>
          </w:rPr>
          <w:t xml:space="preserve"> </w:t>
        </w:r>
      </w:ins>
      <w:r w:rsidR="00CA3F49" w:rsidRPr="00CA3F49">
        <w:t>(</w:t>
      </w:r>
      <w:r w:rsidR="00CA3F49">
        <w:rPr>
          <w:lang w:val="en-US"/>
        </w:rPr>
        <w:t>user</w:t>
      </w:r>
      <w:r w:rsidR="00CA3F49" w:rsidRPr="00CA3F49">
        <w:t xml:space="preserve"> </w:t>
      </w:r>
      <w:r w:rsidR="00CA3F49">
        <w:rPr>
          <w:lang w:val="en-US"/>
        </w:rPr>
        <w:t>interface</w:t>
      </w:r>
      <w:r w:rsidR="00CA3F49" w:rsidRPr="00CA3F49">
        <w:t>)</w:t>
      </w:r>
      <w:r w:rsidR="00CA3F49">
        <w:rPr>
          <w:lang w:val="ru-BY"/>
        </w:rPr>
        <w:t xml:space="preserve"> или </w:t>
      </w:r>
      <w:del w:id="2261" w:author="Anton Log" w:date="2023-05-10T16:32:00Z">
        <w:r w:rsidR="00CA3F49" w:rsidDel="006965FC">
          <w:rPr>
            <w:lang w:val="ru-BY"/>
          </w:rPr>
          <w:delText xml:space="preserve">пользовательский </w:delText>
        </w:r>
      </w:del>
      <w:ins w:id="2262" w:author="Anton Log" w:date="2023-05-10T16:32:00Z">
        <w:r w:rsidR="006965FC">
          <w:rPr>
            <w:lang w:val="ru-BY"/>
          </w:rPr>
          <w:t xml:space="preserve">пользовательским </w:t>
        </w:r>
      </w:ins>
      <w:r w:rsidR="00CA3F49">
        <w:rPr>
          <w:lang w:val="ru-BY"/>
        </w:rPr>
        <w:t>интерфейс</w:t>
      </w:r>
      <w:ins w:id="2263" w:author="Anton Log" w:date="2023-05-10T16:33:00Z">
        <w:r w:rsidR="006965FC">
          <w:rPr>
            <w:lang w:val="ru-BY"/>
          </w:rPr>
          <w:t>ом</w:t>
        </w:r>
      </w:ins>
      <w:r w:rsidR="00CA3F49">
        <w:rPr>
          <w:lang w:val="ru-BY"/>
        </w:rPr>
        <w:t>.</w:t>
      </w:r>
    </w:p>
    <w:p w14:paraId="69A937AA" w14:textId="4618EE45" w:rsidR="006C4915" w:rsidRPr="00D83468" w:rsidRDefault="006C4915" w:rsidP="000772EE">
      <w:pPr>
        <w:tabs>
          <w:tab w:val="left" w:pos="567"/>
        </w:tabs>
        <w:rPr>
          <w:lang w:val="ru-BY"/>
        </w:rPr>
      </w:pPr>
      <w:r>
        <w:rPr>
          <w:lang w:val="ru-BY"/>
        </w:rPr>
        <w:t xml:space="preserve">В </w:t>
      </w:r>
      <w:r>
        <w:rPr>
          <w:lang w:val="en-US"/>
        </w:rPr>
        <w:t>Unity</w:t>
      </w:r>
      <w:r w:rsidRPr="006C4915">
        <w:t xml:space="preserve"> </w:t>
      </w:r>
      <w:r>
        <w:rPr>
          <w:lang w:val="ru-BY"/>
        </w:rPr>
        <w:t xml:space="preserve">все элементы интерфейса должны находиться внутри специальной зоны </w:t>
      </w:r>
      <w:r>
        <w:rPr>
          <w:lang w:val="en-US"/>
        </w:rPr>
        <w:t>Canvas</w:t>
      </w:r>
      <w:r>
        <w:rPr>
          <w:lang w:val="ru-BY"/>
        </w:rPr>
        <w:t xml:space="preserve">, играющую роль холста для всего интерфейса. </w:t>
      </w:r>
      <w:del w:id="2264" w:author="Anton Log" w:date="2023-05-10T16:33:00Z">
        <w:r w:rsidDel="00FC7D35">
          <w:rPr>
            <w:lang w:val="ru-BY"/>
          </w:rPr>
          <w:delText xml:space="preserve"> </w:delText>
        </w:r>
      </w:del>
      <w:r>
        <w:rPr>
          <w:lang w:val="ru-BY"/>
        </w:rPr>
        <w:t xml:space="preserve">Если создать элемент </w:t>
      </w:r>
      <w:r>
        <w:rPr>
          <w:lang w:val="en-US"/>
        </w:rPr>
        <w:t>UI</w:t>
      </w:r>
      <w:r>
        <w:rPr>
          <w:lang w:val="ru-BY"/>
        </w:rPr>
        <w:t xml:space="preserve"> без существующего холста в сцене, то он будет автоматически добавлен </w:t>
      </w:r>
      <w:r w:rsidR="009D5075">
        <w:t>вместо</w:t>
      </w:r>
      <w:r>
        <w:rPr>
          <w:lang w:val="ru-BY"/>
        </w:rPr>
        <w:t xml:space="preserve"> нас</w:t>
      </w:r>
      <w:r w:rsidR="00D83468">
        <w:rPr>
          <w:lang w:val="ru-BY"/>
        </w:rPr>
        <w:t xml:space="preserve"> и изначальный элемент станет потомком </w:t>
      </w:r>
      <w:r w:rsidR="00D83468">
        <w:rPr>
          <w:lang w:val="en-US"/>
        </w:rPr>
        <w:t>Canvas</w:t>
      </w:r>
      <w:r w:rsidR="00D83468">
        <w:rPr>
          <w:lang w:val="ru-BY"/>
        </w:rPr>
        <w:t>.</w:t>
      </w:r>
      <w:r w:rsidR="00CA71A1">
        <w:rPr>
          <w:lang w:val="ru-BY"/>
        </w:rPr>
        <w:t xml:space="preserve"> Отображаться </w:t>
      </w:r>
      <w:r w:rsidR="00CA71A1">
        <w:rPr>
          <w:lang w:val="ru-BY"/>
        </w:rPr>
        <w:lastRenderedPageBreak/>
        <w:t>пользовательский интерфейс может либо поверх всей сцены,</w:t>
      </w:r>
      <w:r w:rsidR="00775A3E">
        <w:t xml:space="preserve"> </w:t>
      </w:r>
      <w:r w:rsidR="002136E9">
        <w:t>либо</w:t>
      </w:r>
      <w:r w:rsidR="00CA71A1">
        <w:rPr>
          <w:lang w:val="ru-BY"/>
        </w:rPr>
        <w:t xml:space="preserve"> прямо перед камерой игры или вообще являться таким же объектом мира, как и остальные сущности.</w:t>
      </w:r>
      <w:r w:rsidR="001D25DA">
        <w:rPr>
          <w:lang w:val="ru-BY"/>
        </w:rPr>
        <w:t xml:space="preserve"> В зависимости от предназначения интерфейса могут реализо</w:t>
      </w:r>
      <w:r w:rsidR="000246CA">
        <w:t>вы</w:t>
      </w:r>
      <w:r w:rsidR="001D25DA">
        <w:rPr>
          <w:lang w:val="ru-BY"/>
        </w:rPr>
        <w:t>ваться разные варианты.</w:t>
      </w:r>
    </w:p>
    <w:p w14:paraId="268EF547" w14:textId="2AF5D868" w:rsidR="00FC325D" w:rsidRDefault="001D25DA" w:rsidP="000772EE">
      <w:pPr>
        <w:rPr>
          <w:lang w:val="ru-BY"/>
        </w:rPr>
      </w:pPr>
      <w:r>
        <w:rPr>
          <w:lang w:val="ru-BY"/>
        </w:rPr>
        <w:t xml:space="preserve">Элементы </w:t>
      </w:r>
      <w:r>
        <w:rPr>
          <w:lang w:val="en-US"/>
        </w:rPr>
        <w:t>UI</w:t>
      </w:r>
      <w:r>
        <w:rPr>
          <w:lang w:val="ru-BY"/>
        </w:rPr>
        <w:t xml:space="preserve"> являются дочерними по отношению к холсту. Их положение на экране, угол поворота и размер меняется теми же инструментами, что</w:t>
      </w:r>
      <w:r w:rsidR="00B24BC9">
        <w:rPr>
          <w:lang w:val="ru-BY"/>
        </w:rPr>
        <w:t xml:space="preserve"> остальные</w:t>
      </w:r>
      <w:r>
        <w:rPr>
          <w:lang w:val="ru-BY"/>
        </w:rPr>
        <w:t xml:space="preserve"> объекты в </w:t>
      </w:r>
      <w:r>
        <w:rPr>
          <w:lang w:val="en-US"/>
        </w:rPr>
        <w:t>Unity</w:t>
      </w:r>
      <w:del w:id="2265" w:author="Anton Log" w:date="2023-05-10T16:34:00Z">
        <w:r w:rsidR="00B24BC9" w:rsidDel="00EB57BC">
          <w:rPr>
            <w:lang w:val="ru-BY"/>
          </w:rPr>
          <w:delText>, то есть</w:delText>
        </w:r>
        <w:r w:rsidR="00A10ACD" w:rsidDel="00EB57BC">
          <w:delText>,</w:delText>
        </w:r>
        <w:r w:rsidR="00B24BC9" w:rsidDel="00EB57BC">
          <w:rPr>
            <w:lang w:val="ru-BY"/>
          </w:rPr>
          <w:delText xml:space="preserve"> чтобы разместить элемент в углу интерфейса, достаточно просто перетащить его туда</w:delText>
        </w:r>
      </w:del>
      <w:r w:rsidR="00B24BC9">
        <w:rPr>
          <w:lang w:val="ru-BY"/>
        </w:rPr>
        <w:t>.</w:t>
      </w:r>
      <w:r w:rsidR="009A1D4C">
        <w:rPr>
          <w:lang w:val="ru-BY"/>
        </w:rPr>
        <w:t xml:space="preserve"> Это достигается тем, что каждый объект интерфейса </w:t>
      </w:r>
      <w:r w:rsidR="009A1D4C">
        <w:rPr>
          <w:lang w:val="en-US"/>
        </w:rPr>
        <w:t>Unity</w:t>
      </w:r>
      <w:r w:rsidR="009A1D4C">
        <w:rPr>
          <w:lang w:val="ru-BY"/>
        </w:rPr>
        <w:t xml:space="preserve"> имеет компонент </w:t>
      </w:r>
      <w:proofErr w:type="spellStart"/>
      <w:r w:rsidR="009A1D4C">
        <w:rPr>
          <w:lang w:val="en-US"/>
        </w:rPr>
        <w:t>RectTransform</w:t>
      </w:r>
      <w:proofErr w:type="spellEnd"/>
      <w:r w:rsidR="009A1D4C">
        <w:rPr>
          <w:lang w:val="ru-BY"/>
        </w:rPr>
        <w:t xml:space="preserve">, который имеет положение, масштаб и угол поворота, как и обычный </w:t>
      </w:r>
      <w:r w:rsidR="009A1D4C">
        <w:rPr>
          <w:lang w:val="en-US"/>
        </w:rPr>
        <w:t>Transform</w:t>
      </w:r>
      <w:r w:rsidR="009A1D4C">
        <w:rPr>
          <w:lang w:val="ru-BY"/>
        </w:rPr>
        <w:t xml:space="preserve">, но </w:t>
      </w:r>
      <w:del w:id="2266" w:author="Anton Log" w:date="2023-05-10T16:34:00Z">
        <w:r w:rsidR="009A1D4C" w:rsidDel="00D41F18">
          <w:rPr>
            <w:lang w:val="ru-BY"/>
          </w:rPr>
          <w:delText xml:space="preserve">в </w:delText>
        </w:r>
        <w:r w:rsidR="009A1D4C" w:rsidDel="00F74106">
          <w:rPr>
            <w:lang w:val="ru-BY"/>
          </w:rPr>
          <w:delText xml:space="preserve">дополнению </w:delText>
        </w:r>
      </w:del>
      <w:r w:rsidR="009A1D4C">
        <w:rPr>
          <w:lang w:val="ru-BY"/>
        </w:rPr>
        <w:t xml:space="preserve">к ним добавлены значения ширины и высоты, определяющие </w:t>
      </w:r>
      <w:r w:rsidR="00D17E57">
        <w:rPr>
          <w:lang w:val="ru-BY"/>
        </w:rPr>
        <w:t>размерность прямоугольника</w:t>
      </w:r>
      <w:r w:rsidR="00574345">
        <w:rPr>
          <w:lang w:val="ru-BY"/>
        </w:rPr>
        <w:t>, внутри которого будет находиться</w:t>
      </w:r>
      <w:r w:rsidR="00C44F46">
        <w:rPr>
          <w:lang w:val="ru-BY"/>
        </w:rPr>
        <w:t xml:space="preserve"> текст, изображения и </w:t>
      </w:r>
      <w:del w:id="2267" w:author="Anton Log" w:date="2023-05-10T16:35:00Z">
        <w:r w:rsidR="00C44F46" w:rsidDel="009E5428">
          <w:rPr>
            <w:lang w:val="ru-BY"/>
          </w:rPr>
          <w:delText>так далее</w:delText>
        </w:r>
      </w:del>
      <w:ins w:id="2268" w:author="Anton Log" w:date="2023-05-10T16:35:00Z">
        <w:r w:rsidR="009E5428">
          <w:rPr>
            <w:lang w:val="ru-BY"/>
          </w:rPr>
          <w:t>другие элементы</w:t>
        </w:r>
      </w:ins>
      <w:r w:rsidR="009A1D4C">
        <w:rPr>
          <w:lang w:val="ru-BY"/>
        </w:rPr>
        <w:t>.</w:t>
      </w:r>
    </w:p>
    <w:p w14:paraId="0D552EB7" w14:textId="0E59EFF5" w:rsidR="000B6129" w:rsidRPr="00FD5B65" w:rsidRDefault="000B6129" w:rsidP="000772EE">
      <w:pPr>
        <w:rPr>
          <w:lang w:val="ru-BY"/>
        </w:rPr>
      </w:pPr>
      <w:r w:rsidRPr="000B6129"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3BE90589" wp14:editId="7111E9E7">
            <wp:simplePos x="0" y="0"/>
            <wp:positionH relativeFrom="margin">
              <wp:align>center</wp:align>
            </wp:positionH>
            <wp:positionV relativeFrom="paragraph">
              <wp:posOffset>574906</wp:posOffset>
            </wp:positionV>
            <wp:extent cx="3637280" cy="2066925"/>
            <wp:effectExtent l="0" t="0" r="1270" b="9525"/>
            <wp:wrapTopAndBottom/>
            <wp:docPr id="650445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45756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28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ru-BY"/>
        </w:rPr>
        <w:t>Интерфейс</w:t>
      </w:r>
      <w:r w:rsidR="00AD018B">
        <w:rPr>
          <w:lang w:val="ru-BY"/>
        </w:rPr>
        <w:t xml:space="preserve"> </w:t>
      </w:r>
      <w:ins w:id="2269" w:author="Anton Log" w:date="2023-05-10T16:35:00Z">
        <w:r w:rsidR="005A6F5A">
          <w:t>«</w:t>
        </w:r>
      </w:ins>
      <w:del w:id="2270" w:author="Anton Log" w:date="2023-05-10T16:35:00Z">
        <w:r w:rsidR="00AD018B" w:rsidDel="005A6F5A">
          <w:rPr>
            <w:lang w:val="ru-BY"/>
          </w:rPr>
          <w:delText>“</w:delText>
        </w:r>
      </w:del>
      <w:r w:rsidR="006B677C">
        <w:rPr>
          <w:lang w:val="ru-BY"/>
        </w:rPr>
        <w:t>Running Knight</w:t>
      </w:r>
      <w:ins w:id="2271" w:author="Anton Log" w:date="2023-05-10T16:35:00Z">
        <w:r w:rsidR="005A6F5A">
          <w:t>»</w:t>
        </w:r>
      </w:ins>
      <w:del w:id="2272" w:author="Anton Log" w:date="2023-05-10T16:35:00Z">
        <w:r w:rsidR="00AD018B" w:rsidDel="005A6F5A">
          <w:rPr>
            <w:lang w:val="ru-BY"/>
          </w:rPr>
          <w:delText>”</w:delText>
        </w:r>
      </w:del>
      <w:r>
        <w:rPr>
          <w:lang w:val="ru-BY"/>
        </w:rPr>
        <w:t xml:space="preserve"> во время игрового процесса выглядит </w:t>
      </w:r>
      <w:del w:id="2273" w:author="Anton Log" w:date="2023-05-10T16:35:00Z">
        <w:r w:rsidDel="00FD5B65">
          <w:rPr>
            <w:lang w:val="ru-BY"/>
          </w:rPr>
          <w:delText>следующим образом:</w:delText>
        </w:r>
      </w:del>
      <w:ins w:id="2274" w:author="Anton Log" w:date="2023-05-10T16:35:00Z">
        <w:r w:rsidR="00FD5B65">
          <w:rPr>
            <w:lang w:val="ru-BY"/>
          </w:rPr>
          <w:t>как на рисунке 2.</w:t>
        </w:r>
      </w:ins>
      <w:ins w:id="2275" w:author="AdminNB" w:date="2023-05-10T23:08:00Z">
        <w:r w:rsidR="00F35596" w:rsidRPr="00F35596">
          <w:rPr>
            <w:rPrChange w:id="2276" w:author="AdminNB" w:date="2023-05-10T23:08:00Z">
              <w:rPr>
                <w:lang w:val="en-US"/>
              </w:rPr>
            </w:rPrChange>
          </w:rPr>
          <w:t>3</w:t>
        </w:r>
      </w:ins>
      <w:ins w:id="2277" w:author="Anton Log" w:date="2023-05-10T16:35:00Z">
        <w:del w:id="2278" w:author="AdminNB" w:date="2023-05-10T23:08:00Z">
          <w:r w:rsidR="00FD5B65" w:rsidDel="00F35596">
            <w:rPr>
              <w:lang w:val="ru-BY"/>
            </w:rPr>
            <w:delText>4</w:delText>
          </w:r>
        </w:del>
        <w:r w:rsidR="00FD5B65">
          <w:rPr>
            <w:lang w:val="ru-BY"/>
          </w:rPr>
          <w:t>.</w:t>
        </w:r>
      </w:ins>
    </w:p>
    <w:p w14:paraId="1704CF59" w14:textId="24A0ACBD" w:rsidR="000A37AB" w:rsidRPr="000A37AB" w:rsidRDefault="000A37AB" w:rsidP="000A37AB">
      <w:pPr>
        <w:pStyle w:val="afff3"/>
        <w:rPr>
          <w:noProof/>
        </w:rPr>
      </w:pPr>
      <w:r>
        <w:t>Рисунок 2.</w:t>
      </w:r>
      <w:ins w:id="2279" w:author="AdminNB" w:date="2023-05-10T23:08:00Z">
        <w:r w:rsidR="00F35596" w:rsidRPr="00B20CE7">
          <w:rPr>
            <w:rPrChange w:id="2280" w:author="AdminNB" w:date="2023-05-10T23:08:00Z">
              <w:rPr>
                <w:lang w:val="en-US"/>
              </w:rPr>
            </w:rPrChange>
          </w:rPr>
          <w:t>3</w:t>
        </w:r>
      </w:ins>
      <w:del w:id="2281" w:author="AdminNB" w:date="2023-05-10T23:08:00Z">
        <w:r w:rsidDel="00F35596">
          <w:delText>4</w:delText>
        </w:r>
      </w:del>
      <w:r>
        <w:t xml:space="preserve"> –Интерфейс во время игрового процесса</w:t>
      </w:r>
      <w:r w:rsidRPr="00EF07DA">
        <w:t xml:space="preserve"> </w:t>
      </w:r>
    </w:p>
    <w:p w14:paraId="5674C280" w14:textId="2525BAE7" w:rsidR="00D17ECD" w:rsidRDefault="000B6129" w:rsidP="000772EE">
      <w:pPr>
        <w:rPr>
          <w:lang w:val="ru-BY"/>
        </w:rPr>
      </w:pPr>
      <w:r>
        <w:rPr>
          <w:lang w:val="ru-BY"/>
        </w:rPr>
        <w:t xml:space="preserve">Изображения сердец обозначают количество очков здоровья игрока, при получении урона одно из сердец закрашивается черным цветом, пока жизнь </w:t>
      </w:r>
      <w:r w:rsidR="009D1F93">
        <w:t>игрового персонажа</w:t>
      </w:r>
      <w:r>
        <w:rPr>
          <w:lang w:val="ru-BY"/>
        </w:rPr>
        <w:t xml:space="preserve"> не закончится.</w:t>
      </w:r>
      <w:r w:rsidR="00911540">
        <w:rPr>
          <w:lang w:val="ru-BY"/>
        </w:rPr>
        <w:t xml:space="preserve"> В правом углу сверху находится счетчик очков, полученных в этой сессии, в то время как ниже можно увидеть свой лучший результат за все время игры</w:t>
      </w:r>
      <w:r w:rsidR="00C7695F">
        <w:rPr>
          <w:lang w:val="ru-BY"/>
        </w:rPr>
        <w:t>.</w:t>
      </w:r>
    </w:p>
    <w:p w14:paraId="584AC67F" w14:textId="48C03BCF" w:rsidR="00221450" w:rsidRDefault="00833381" w:rsidP="00F60599">
      <w:r>
        <w:rPr>
          <w:lang w:val="ru-BY"/>
        </w:rPr>
        <w:t>В нижнем левом углу экрана расположены бонусы, которые игрок может использовать. Они обновляются каждый раз, когда игрок применяет один из них, или подбирает новый.</w:t>
      </w:r>
      <w:r w:rsidR="00292AC4">
        <w:rPr>
          <w:lang w:val="ru-BY"/>
        </w:rPr>
        <w:t xml:space="preserve"> Для этого внутри холста интерфейса есть объект, содержащий </w:t>
      </w:r>
      <w:r w:rsidR="006C7592">
        <w:rPr>
          <w:lang w:val="ru-BY"/>
        </w:rPr>
        <w:t>элемент</w:t>
      </w:r>
      <w:r w:rsidR="006C7592">
        <w:t>ы</w:t>
      </w:r>
      <w:r w:rsidR="00292AC4">
        <w:rPr>
          <w:lang w:val="ru-BY"/>
        </w:rPr>
        <w:t xml:space="preserve"> с компонентом для отображения </w:t>
      </w:r>
      <w:del w:id="2282" w:author="AdminNB" w:date="2023-05-10T23:09:00Z">
        <w:r w:rsidR="00292AC4" w:rsidDel="00C46FB4">
          <w:rPr>
            <w:lang w:val="ru-BY"/>
          </w:rPr>
          <w:delText>картинок</w:delText>
        </w:r>
      </w:del>
      <w:ins w:id="2283" w:author="AdminNB" w:date="2023-05-10T23:09:00Z">
        <w:r w:rsidR="00C46FB4">
          <w:t>изображений</w:t>
        </w:r>
      </w:ins>
      <w:r w:rsidR="00292AC4">
        <w:rPr>
          <w:lang w:val="ru-BY"/>
        </w:rPr>
        <w:t>.</w:t>
      </w:r>
      <w:r w:rsidR="00154998">
        <w:rPr>
          <w:lang w:val="ru-BY"/>
        </w:rPr>
        <w:t xml:space="preserve"> Чтобы отобразить в этих элементах </w:t>
      </w:r>
      <w:r w:rsidR="007459F0">
        <w:rPr>
          <w:lang w:val="ru-BY"/>
        </w:rPr>
        <w:t xml:space="preserve">список бонусов, проходим </w:t>
      </w:r>
      <w:del w:id="2284" w:author="Anton Log" w:date="2023-05-10T16:36:00Z">
        <w:r w:rsidR="007459F0" w:rsidDel="00982D25">
          <w:rPr>
            <w:lang w:val="ru-BY"/>
          </w:rPr>
          <w:delText xml:space="preserve">циклом </w:delText>
        </w:r>
      </w:del>
      <w:ins w:id="2285" w:author="Anton Log" w:date="2023-05-10T16:36:00Z">
        <w:r w:rsidR="00982D25">
          <w:rPr>
            <w:lang w:val="ru-BY"/>
          </w:rPr>
          <w:t xml:space="preserve">с помощью цикла </w:t>
        </w:r>
      </w:ins>
      <w:r w:rsidR="007459F0">
        <w:rPr>
          <w:lang w:val="ru-BY"/>
        </w:rPr>
        <w:t xml:space="preserve">по всем доступным </w:t>
      </w:r>
      <w:del w:id="2286" w:author="Anton Log" w:date="2023-05-10T16:36:00Z">
        <w:r w:rsidR="007459F0" w:rsidDel="00982D25">
          <w:rPr>
            <w:lang w:val="ru-BY"/>
          </w:rPr>
          <w:delText>картинкам</w:delText>
        </w:r>
      </w:del>
      <w:ins w:id="2287" w:author="Anton Log" w:date="2023-05-10T16:36:00Z">
        <w:r w:rsidR="00982D25">
          <w:rPr>
            <w:lang w:val="ru-BY"/>
          </w:rPr>
          <w:t>изображениям</w:t>
        </w:r>
      </w:ins>
      <w:r w:rsidR="007459F0">
        <w:rPr>
          <w:lang w:val="ru-BY"/>
        </w:rPr>
        <w:t>, для каждо</w:t>
      </w:r>
      <w:ins w:id="2288" w:author="Anton Log" w:date="2023-05-10T16:36:00Z">
        <w:r w:rsidR="00165BDF">
          <w:rPr>
            <w:lang w:val="ru-BY"/>
          </w:rPr>
          <w:t xml:space="preserve">го </w:t>
        </w:r>
      </w:ins>
      <w:del w:id="2289" w:author="Anton Log" w:date="2023-05-10T16:36:00Z">
        <w:r w:rsidR="007459F0" w:rsidDel="00165BDF">
          <w:rPr>
            <w:lang w:val="ru-BY"/>
          </w:rPr>
          <w:delText xml:space="preserve">й картинки </w:delText>
        </w:r>
      </w:del>
      <w:r w:rsidR="007459F0">
        <w:rPr>
          <w:lang w:val="ru-BY"/>
        </w:rPr>
        <w:t xml:space="preserve">устанавливая </w:t>
      </w:r>
      <w:del w:id="2290" w:author="Anton Log" w:date="2023-05-10T16:36:00Z">
        <w:r w:rsidR="007459F0" w:rsidDel="00266469">
          <w:rPr>
            <w:lang w:val="ru-BY"/>
          </w:rPr>
          <w:delText xml:space="preserve">изображение </w:delText>
        </w:r>
      </w:del>
      <w:ins w:id="2291" w:author="Anton Log" w:date="2023-05-10T16:36:00Z">
        <w:r w:rsidR="00266469">
          <w:rPr>
            <w:lang w:val="ru-BY"/>
          </w:rPr>
          <w:t xml:space="preserve">спрайт </w:t>
        </w:r>
      </w:ins>
      <w:r w:rsidR="007459F0">
        <w:rPr>
          <w:lang w:val="ru-BY"/>
        </w:rPr>
        <w:t xml:space="preserve">бонуса, который находится в </w:t>
      </w:r>
      <w:ins w:id="2292" w:author="Anton Log" w:date="2023-05-10T16:37:00Z">
        <w:r w:rsidR="00413CCD">
          <w:t>«</w:t>
        </w:r>
      </w:ins>
      <w:del w:id="2293" w:author="Anton Log" w:date="2023-05-10T16:37:00Z">
        <w:r w:rsidR="007459F0" w:rsidDel="00413CCD">
          <w:rPr>
            <w:lang w:val="ru-BY"/>
          </w:rPr>
          <w:delText>“</w:delText>
        </w:r>
      </w:del>
      <w:r w:rsidR="007459F0">
        <w:rPr>
          <w:lang w:val="ru-BY"/>
        </w:rPr>
        <w:t>инвентаре</w:t>
      </w:r>
      <w:ins w:id="2294" w:author="Anton Log" w:date="2023-05-10T16:37:00Z">
        <w:r w:rsidR="00413CCD">
          <w:t>»</w:t>
        </w:r>
      </w:ins>
      <w:del w:id="2295" w:author="Anton Log" w:date="2023-05-10T16:37:00Z">
        <w:r w:rsidR="007459F0" w:rsidDel="00413CCD">
          <w:rPr>
            <w:lang w:val="ru-BY"/>
          </w:rPr>
          <w:delText>”</w:delText>
        </w:r>
      </w:del>
      <w:r w:rsidR="007459F0">
        <w:rPr>
          <w:lang w:val="ru-BY"/>
        </w:rPr>
        <w:t xml:space="preserve"> игрока. Если бонусов меньше, чем максимально </w:t>
      </w:r>
      <w:r w:rsidR="007459F0">
        <w:rPr>
          <w:lang w:val="ru-BY"/>
        </w:rPr>
        <w:lastRenderedPageBreak/>
        <w:t xml:space="preserve">возможное количество, то для картинок, которым не </w:t>
      </w:r>
      <w:del w:id="2296" w:author="Anton Log" w:date="2023-05-10T16:37:00Z">
        <w:r w:rsidR="007459F0" w:rsidDel="00413CCD">
          <w:rPr>
            <w:lang w:val="ru-BY"/>
          </w:rPr>
          <w:delText xml:space="preserve">досталось </w:delText>
        </w:r>
      </w:del>
      <w:ins w:id="2297" w:author="Anton Log" w:date="2023-05-10T16:37:00Z">
        <w:r w:rsidR="00413CCD">
          <w:rPr>
            <w:lang w:val="ru-BY"/>
          </w:rPr>
          <w:t>соответствует</w:t>
        </w:r>
      </w:ins>
      <w:del w:id="2298" w:author="Anton Log" w:date="2023-05-10T16:37:00Z">
        <w:r w:rsidR="007459F0" w:rsidDel="00413CCD">
          <w:rPr>
            <w:lang w:val="ru-BY"/>
          </w:rPr>
          <w:delText>своег</w:delText>
        </w:r>
        <w:r w:rsidR="00A323C4" w:rsidDel="00413CCD">
          <w:rPr>
            <w:lang w:val="ru-BY"/>
          </w:rPr>
          <w:delText>о</w:delText>
        </w:r>
      </w:del>
      <w:r w:rsidR="00A323C4">
        <w:rPr>
          <w:lang w:val="ru-BY"/>
        </w:rPr>
        <w:t xml:space="preserve"> бонус</w:t>
      </w:r>
      <w:del w:id="2299" w:author="Anton Log" w:date="2023-05-10T16:37:00Z">
        <w:r w:rsidR="00A323C4" w:rsidDel="00413CCD">
          <w:rPr>
            <w:lang w:val="ru-BY"/>
          </w:rPr>
          <w:delText>а</w:delText>
        </w:r>
      </w:del>
      <w:r w:rsidR="00A323C4">
        <w:rPr>
          <w:lang w:val="ru-BY"/>
        </w:rPr>
        <w:t>, устанавливается пустое значение</w:t>
      </w:r>
      <w:ins w:id="2300" w:author="Anton Log" w:date="2023-05-10T16:38:00Z">
        <w:r w:rsidR="00A43CAB">
          <w:rPr>
            <w:lang w:val="ru-BY"/>
          </w:rPr>
          <w:t xml:space="preserve">. Описанный код представлен на </w:t>
        </w:r>
      </w:ins>
      <w:del w:id="2301" w:author="Anton Log" w:date="2023-05-10T16:38:00Z">
        <w:r w:rsidR="00F60599" w:rsidDel="00A43CAB">
          <w:delText xml:space="preserve">(см. </w:delText>
        </w:r>
      </w:del>
      <w:r w:rsidR="00F60599">
        <w:t>листинг</w:t>
      </w:r>
      <w:ins w:id="2302" w:author="Anton Log" w:date="2023-05-10T16:38:00Z">
        <w:r w:rsidR="00A43CAB">
          <w:rPr>
            <w:lang w:val="ru-BY"/>
          </w:rPr>
          <w:t>е</w:t>
        </w:r>
      </w:ins>
      <w:r w:rsidR="00F60599">
        <w:t xml:space="preserve"> 2.16</w:t>
      </w:r>
      <w:del w:id="2303" w:author="Anton Log" w:date="2023-05-10T16:38:00Z">
        <w:r w:rsidR="00F60599" w:rsidDel="00A43CAB">
          <w:delText>)</w:delText>
        </w:r>
      </w:del>
      <w:r w:rsidR="00B36291">
        <w:t>.</w:t>
      </w:r>
    </w:p>
    <w:p w14:paraId="7C7D30FE" w14:textId="48D14C6C" w:rsidR="003E4B51" w:rsidRPr="00FB0576" w:rsidRDefault="003E4B51" w:rsidP="003E4B51">
      <w:pPr>
        <w:pStyle w:val="afffd"/>
      </w:pPr>
      <w:r>
        <w:t>Листинг 2.16 – Визуализация бонусов из «</w:t>
      </w:r>
      <w:r w:rsidR="007D3DFD">
        <w:t>инвентаря</w:t>
      </w:r>
      <w:r>
        <w:t>»</w:t>
      </w:r>
    </w:p>
    <w:p w14:paraId="6950D81D" w14:textId="730646C4" w:rsidR="006E380C" w:rsidRPr="00CC4CB0" w:rsidRDefault="00221450" w:rsidP="00F737D0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ins w:id="2304" w:author="Anton Log" w:date="2023-05-10T16:52:00Z"/>
          <w:lang w:val="en-US"/>
          <w:rPrChange w:id="2305" w:author="Anton Log" w:date="2023-05-10T17:27:00Z">
            <w:rPr>
              <w:ins w:id="2306" w:author="Anton Log" w:date="2023-05-10T16:52:00Z"/>
            </w:rPr>
          </w:rPrChange>
        </w:rPr>
      </w:pPr>
      <w:proofErr w:type="spellStart"/>
      <w:proofErr w:type="gramStart"/>
      <w:r w:rsidRPr="00CC4CB0">
        <w:rPr>
          <w:lang w:val="en-US"/>
        </w:rPr>
        <w:t>toVisualize</w:t>
      </w:r>
      <w:proofErr w:type="spellEnd"/>
      <w:proofErr w:type="gramEnd"/>
      <w:r w:rsidRPr="00CC4CB0">
        <w:rPr>
          <w:lang w:val="en-US"/>
        </w:rPr>
        <w:t xml:space="preserve"> = </w:t>
      </w:r>
      <w:proofErr w:type="spellStart"/>
      <w:r w:rsidRPr="00CC4CB0">
        <w:rPr>
          <w:lang w:val="en-US"/>
        </w:rPr>
        <w:t>bonuses.getList</w:t>
      </w:r>
      <w:proofErr w:type="spellEnd"/>
      <w:r w:rsidRPr="00CC4CB0">
        <w:rPr>
          <w:lang w:val="en-US"/>
        </w:rPr>
        <w:t>();</w:t>
      </w:r>
    </w:p>
    <w:p w14:paraId="76E378DD" w14:textId="77777777" w:rsidR="00ED2EF4" w:rsidRPr="00CC4CB0" w:rsidRDefault="00ED2EF4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307" w:author="Anton Log" w:date="2023-05-10T16:44:00Z">
          <w:pPr>
            <w:pStyle w:val="aff7"/>
            <w:ind w:left="720"/>
          </w:pPr>
        </w:pPrChange>
      </w:pPr>
    </w:p>
    <w:p w14:paraId="0B432A64" w14:textId="41B0071B" w:rsidR="00221450" w:rsidRPr="00F737D0" w:rsidRDefault="00221450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308" w:author="Anton Log" w:date="2023-05-10T16:40:00Z">
          <w:pPr>
            <w:pStyle w:val="aff7"/>
            <w:ind w:left="720"/>
          </w:pPr>
        </w:pPrChange>
      </w:pPr>
      <w:proofErr w:type="gramStart"/>
      <w:r w:rsidRPr="00F737D0">
        <w:rPr>
          <w:lang w:val="en-US"/>
          <w:rPrChange w:id="2309" w:author="Anton Log" w:date="2023-05-10T16:44:00Z">
            <w:rPr>
              <w:color w:val="0000FF"/>
              <w:lang w:val="en-US"/>
            </w:rPr>
          </w:rPrChange>
        </w:rPr>
        <w:t>for</w:t>
      </w:r>
      <w:r w:rsidRPr="00F737D0">
        <w:rPr>
          <w:lang w:val="en-US"/>
        </w:rPr>
        <w:t>(</w:t>
      </w:r>
      <w:proofErr w:type="spellStart"/>
      <w:proofErr w:type="gramEnd"/>
      <w:r w:rsidRPr="00F737D0">
        <w:rPr>
          <w:lang w:val="en-US"/>
          <w:rPrChange w:id="2310" w:author="Anton Log" w:date="2023-05-10T16:44:00Z">
            <w:rPr>
              <w:color w:val="0000FF"/>
              <w:lang w:val="en-US"/>
            </w:rPr>
          </w:rPrChange>
        </w:rPr>
        <w:t>int</w:t>
      </w:r>
      <w:proofErr w:type="spellEnd"/>
      <w:r w:rsidRPr="00F737D0">
        <w:rPr>
          <w:lang w:val="en-US"/>
        </w:rPr>
        <w:t xml:space="preserve"> </w:t>
      </w:r>
      <w:proofErr w:type="spellStart"/>
      <w:r w:rsidRPr="00F737D0">
        <w:rPr>
          <w:lang w:val="en-US"/>
        </w:rPr>
        <w:t>i</w:t>
      </w:r>
      <w:proofErr w:type="spellEnd"/>
      <w:r w:rsidRPr="00F737D0">
        <w:rPr>
          <w:lang w:val="en-US"/>
        </w:rPr>
        <w:t xml:space="preserve">=0;i&lt; </w:t>
      </w:r>
      <w:proofErr w:type="spellStart"/>
      <w:r w:rsidRPr="00F737D0">
        <w:rPr>
          <w:lang w:val="en-US"/>
        </w:rPr>
        <w:t>imageList.Count;i</w:t>
      </w:r>
      <w:proofErr w:type="spellEnd"/>
      <w:r w:rsidRPr="00F737D0">
        <w:rPr>
          <w:lang w:val="en-US"/>
        </w:rPr>
        <w:t>++)</w:t>
      </w:r>
    </w:p>
    <w:p w14:paraId="2ABDE717" w14:textId="3D59259C" w:rsidR="00221450" w:rsidRPr="00CC4CB0" w:rsidRDefault="00221450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311" w:author="Anton Log" w:date="2023-05-10T16:40:00Z">
          <w:pPr>
            <w:pStyle w:val="aff7"/>
            <w:ind w:left="720"/>
          </w:pPr>
        </w:pPrChange>
      </w:pPr>
      <w:r w:rsidRPr="00CC4CB0">
        <w:rPr>
          <w:lang w:val="en-US"/>
        </w:rPr>
        <w:t>{</w:t>
      </w:r>
    </w:p>
    <w:p w14:paraId="2C92BD44" w14:textId="15349BD4" w:rsidR="006E380C" w:rsidRDefault="00CB0FEA" w:rsidP="00F737D0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ins w:id="2312" w:author="Anton Log" w:date="2023-05-10T16:52:00Z"/>
          <w:lang w:val="en-US"/>
        </w:rPr>
      </w:pPr>
      <w:ins w:id="2313" w:author="Anton Log" w:date="2023-05-10T16:38:00Z">
        <w:r>
          <w:rPr>
            <w:lang w:val="ru-BY"/>
          </w:rPr>
          <w:t xml:space="preserve">  </w:t>
        </w:r>
      </w:ins>
      <w:proofErr w:type="spellStart"/>
      <w:proofErr w:type="gramStart"/>
      <w:r w:rsidR="00221450" w:rsidRPr="00CB0FEA">
        <w:rPr>
          <w:lang w:val="en-US"/>
        </w:rPr>
        <w:t>imageBuffer</w:t>
      </w:r>
      <w:proofErr w:type="spellEnd"/>
      <w:proofErr w:type="gramEnd"/>
      <w:r w:rsidR="00221450" w:rsidRPr="00CB0FEA">
        <w:rPr>
          <w:lang w:val="en-US"/>
        </w:rPr>
        <w:t xml:space="preserve"> = </w:t>
      </w:r>
      <w:proofErr w:type="spellStart"/>
      <w:r w:rsidR="00221450" w:rsidRPr="00CB0FEA">
        <w:rPr>
          <w:lang w:val="en-US"/>
        </w:rPr>
        <w:t>imageList</w:t>
      </w:r>
      <w:proofErr w:type="spellEnd"/>
      <w:r w:rsidR="00221450" w:rsidRPr="00CB0FEA">
        <w:rPr>
          <w:lang w:val="en-US"/>
        </w:rPr>
        <w:t>[</w:t>
      </w:r>
      <w:proofErr w:type="spellStart"/>
      <w:r w:rsidR="00221450" w:rsidRPr="00CB0FEA">
        <w:rPr>
          <w:lang w:val="en-US"/>
        </w:rPr>
        <w:t>i</w:t>
      </w:r>
      <w:proofErr w:type="spellEnd"/>
      <w:r w:rsidR="00221450" w:rsidRPr="00CB0FEA">
        <w:rPr>
          <w:lang w:val="en-US"/>
        </w:rPr>
        <w:t>].</w:t>
      </w:r>
      <w:proofErr w:type="spellStart"/>
      <w:r w:rsidR="00221450" w:rsidRPr="00CB0FEA">
        <w:rPr>
          <w:lang w:val="en-US"/>
        </w:rPr>
        <w:t>GetComponent</w:t>
      </w:r>
      <w:proofErr w:type="spellEnd"/>
      <w:r w:rsidR="00221450" w:rsidRPr="00CB0FEA">
        <w:rPr>
          <w:lang w:val="en-US"/>
        </w:rPr>
        <w:t>&lt;Image&gt;();</w:t>
      </w:r>
    </w:p>
    <w:p w14:paraId="53514087" w14:textId="77777777" w:rsidR="00ED2EF4" w:rsidRPr="00CB0FEA" w:rsidRDefault="00ED2EF4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314" w:author="Anton Log" w:date="2023-05-10T16:44:00Z">
          <w:pPr>
            <w:pStyle w:val="aff7"/>
            <w:ind w:left="916"/>
          </w:pPr>
        </w:pPrChange>
      </w:pPr>
    </w:p>
    <w:p w14:paraId="75D95740" w14:textId="17A414BC" w:rsidR="00221450" w:rsidRPr="00CB0FEA" w:rsidRDefault="00CB0FEA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315" w:author="Anton Log" w:date="2023-05-10T16:40:00Z">
          <w:pPr>
            <w:pStyle w:val="aff7"/>
            <w:ind w:left="916"/>
          </w:pPr>
        </w:pPrChange>
      </w:pPr>
      <w:ins w:id="2316" w:author="Anton Log" w:date="2023-05-10T16:38:00Z">
        <w:r>
          <w:rPr>
            <w:lang w:val="ru-BY"/>
          </w:rPr>
          <w:t xml:space="preserve">  </w:t>
        </w:r>
      </w:ins>
      <w:proofErr w:type="gramStart"/>
      <w:r w:rsidR="00221450" w:rsidRPr="00CB0FEA">
        <w:rPr>
          <w:lang w:val="en-US"/>
          <w:rPrChange w:id="2317" w:author="Anton Log" w:date="2023-05-10T16:38:00Z">
            <w:rPr>
              <w:color w:val="0000FF"/>
              <w:lang w:val="en-US"/>
            </w:rPr>
          </w:rPrChange>
        </w:rPr>
        <w:t>if</w:t>
      </w:r>
      <w:proofErr w:type="gramEnd"/>
      <w:r w:rsidR="00221450" w:rsidRPr="00CB0FEA">
        <w:rPr>
          <w:lang w:val="en-US"/>
        </w:rPr>
        <w:t xml:space="preserve"> (</w:t>
      </w:r>
      <w:proofErr w:type="spellStart"/>
      <w:r w:rsidR="00221450" w:rsidRPr="00CB0FEA">
        <w:rPr>
          <w:lang w:val="en-US"/>
        </w:rPr>
        <w:t>i</w:t>
      </w:r>
      <w:proofErr w:type="spellEnd"/>
      <w:r w:rsidR="00221450" w:rsidRPr="00CB0FEA">
        <w:rPr>
          <w:lang w:val="en-US"/>
        </w:rPr>
        <w:t xml:space="preserve">&lt; </w:t>
      </w:r>
      <w:proofErr w:type="spellStart"/>
      <w:r w:rsidR="00221450" w:rsidRPr="00CB0FEA">
        <w:rPr>
          <w:lang w:val="en-US"/>
        </w:rPr>
        <w:t>toVisualize.Count</w:t>
      </w:r>
      <w:proofErr w:type="spellEnd"/>
      <w:r w:rsidR="00221450" w:rsidRPr="00CB0FEA">
        <w:rPr>
          <w:lang w:val="en-US"/>
        </w:rPr>
        <w:t>)</w:t>
      </w:r>
    </w:p>
    <w:p w14:paraId="2DF517A1" w14:textId="026ABBB5" w:rsidR="00221450" w:rsidRPr="00CB0FEA" w:rsidRDefault="00CB0FEA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318" w:author="Anton Log" w:date="2023-05-10T16:40:00Z">
          <w:pPr>
            <w:pStyle w:val="aff7"/>
            <w:ind w:left="916"/>
          </w:pPr>
        </w:pPrChange>
      </w:pPr>
      <w:ins w:id="2319" w:author="Anton Log" w:date="2023-05-10T16:38:00Z">
        <w:r>
          <w:rPr>
            <w:lang w:val="ru-BY"/>
          </w:rPr>
          <w:t xml:space="preserve">  </w:t>
        </w:r>
      </w:ins>
      <w:r w:rsidR="00221450" w:rsidRPr="00CB0FEA">
        <w:rPr>
          <w:lang w:val="en-US"/>
        </w:rPr>
        <w:t>{</w:t>
      </w:r>
    </w:p>
    <w:p w14:paraId="2E984C30" w14:textId="76DB03B4" w:rsidR="00221450" w:rsidRPr="00CB0FEA" w:rsidRDefault="00CB0FEA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320" w:author="Anton Log" w:date="2023-05-10T16:40:00Z">
          <w:pPr>
            <w:pStyle w:val="aff7"/>
            <w:ind w:left="1440"/>
          </w:pPr>
        </w:pPrChange>
      </w:pPr>
      <w:ins w:id="2321" w:author="Anton Log" w:date="2023-05-10T16:38:00Z">
        <w:r>
          <w:rPr>
            <w:lang w:val="ru-BY"/>
          </w:rPr>
          <w:t xml:space="preserve">    </w:t>
        </w:r>
      </w:ins>
      <w:proofErr w:type="gramStart"/>
      <w:r w:rsidR="00221450" w:rsidRPr="00CB0FEA">
        <w:rPr>
          <w:lang w:val="en-US"/>
          <w:rPrChange w:id="2322" w:author="Anton Log" w:date="2023-05-10T16:38:00Z">
            <w:rPr>
              <w:color w:val="0000FF"/>
              <w:lang w:val="en-US"/>
            </w:rPr>
          </w:rPrChange>
        </w:rPr>
        <w:t>switch</w:t>
      </w:r>
      <w:proofErr w:type="gramEnd"/>
      <w:r w:rsidR="00221450" w:rsidRPr="00CB0FEA">
        <w:rPr>
          <w:lang w:val="en-US"/>
        </w:rPr>
        <w:t xml:space="preserve"> (</w:t>
      </w:r>
      <w:proofErr w:type="spellStart"/>
      <w:r w:rsidR="00221450" w:rsidRPr="00CB0FEA">
        <w:rPr>
          <w:lang w:val="en-US"/>
        </w:rPr>
        <w:t>toVisualize</w:t>
      </w:r>
      <w:proofErr w:type="spellEnd"/>
      <w:r w:rsidR="00221450" w:rsidRPr="00CB0FEA">
        <w:rPr>
          <w:lang w:val="en-US"/>
        </w:rPr>
        <w:t>[</w:t>
      </w:r>
      <w:proofErr w:type="spellStart"/>
      <w:r w:rsidR="00221450" w:rsidRPr="00CB0FEA">
        <w:rPr>
          <w:lang w:val="en-US"/>
        </w:rPr>
        <w:t>i</w:t>
      </w:r>
      <w:proofErr w:type="spellEnd"/>
      <w:r w:rsidR="00221450" w:rsidRPr="00CB0FEA">
        <w:rPr>
          <w:lang w:val="en-US"/>
        </w:rPr>
        <w:t>])</w:t>
      </w:r>
    </w:p>
    <w:p w14:paraId="23AF98F8" w14:textId="5DC0C5FB" w:rsidR="00221450" w:rsidRPr="00CB0FEA" w:rsidRDefault="00CB0FEA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323" w:author="Anton Log" w:date="2023-05-10T16:40:00Z">
          <w:pPr>
            <w:pStyle w:val="aff7"/>
            <w:ind w:left="1440"/>
          </w:pPr>
        </w:pPrChange>
      </w:pPr>
      <w:ins w:id="2324" w:author="Anton Log" w:date="2023-05-10T16:38:00Z">
        <w:r>
          <w:rPr>
            <w:lang w:val="ru-BY"/>
          </w:rPr>
          <w:t xml:space="preserve">    </w:t>
        </w:r>
      </w:ins>
      <w:r w:rsidR="00221450" w:rsidRPr="00CB0FEA">
        <w:rPr>
          <w:lang w:val="en-US"/>
        </w:rPr>
        <w:t>{</w:t>
      </w:r>
    </w:p>
    <w:p w14:paraId="228C192B" w14:textId="3A24BEE2" w:rsidR="00221450" w:rsidRPr="00CB0FEA" w:rsidRDefault="00CB0FEA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325" w:author="Anton Log" w:date="2023-05-10T16:40:00Z">
          <w:pPr>
            <w:pStyle w:val="aff7"/>
            <w:ind w:left="1832"/>
          </w:pPr>
        </w:pPrChange>
      </w:pPr>
      <w:ins w:id="2326" w:author="Anton Log" w:date="2023-05-10T16:38:00Z">
        <w:r>
          <w:rPr>
            <w:lang w:val="ru-BY"/>
          </w:rPr>
          <w:t xml:space="preserve">      </w:t>
        </w:r>
      </w:ins>
      <w:proofErr w:type="gramStart"/>
      <w:r w:rsidR="00221450" w:rsidRPr="00CB0FEA">
        <w:rPr>
          <w:lang w:val="en-US"/>
          <w:rPrChange w:id="2327" w:author="Anton Log" w:date="2023-05-10T16:38:00Z">
            <w:rPr>
              <w:color w:val="0000FF"/>
              <w:lang w:val="en-US"/>
            </w:rPr>
          </w:rPrChange>
        </w:rPr>
        <w:t>case</w:t>
      </w:r>
      <w:proofErr w:type="gramEnd"/>
      <w:r w:rsidR="00221450" w:rsidRPr="00CB0FEA">
        <w:rPr>
          <w:lang w:val="en-US"/>
        </w:rPr>
        <w:t xml:space="preserve"> </w:t>
      </w:r>
      <w:proofErr w:type="spellStart"/>
      <w:r w:rsidR="00221450" w:rsidRPr="00CB0FEA">
        <w:rPr>
          <w:lang w:val="en-US"/>
        </w:rPr>
        <w:t>CollectibleTypes.Destruction</w:t>
      </w:r>
      <w:proofErr w:type="spellEnd"/>
      <w:r w:rsidR="00221450" w:rsidRPr="00CB0FEA">
        <w:rPr>
          <w:lang w:val="en-US"/>
        </w:rPr>
        <w:t>:</w:t>
      </w:r>
    </w:p>
    <w:p w14:paraId="73AE4D80" w14:textId="6228DCE8" w:rsidR="00221450" w:rsidRPr="00CB0FEA" w:rsidRDefault="00CB0FEA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328" w:author="Anton Log" w:date="2023-05-10T16:40:00Z">
          <w:pPr>
            <w:pStyle w:val="aff7"/>
            <w:ind w:left="2160"/>
          </w:pPr>
        </w:pPrChange>
      </w:pPr>
      <w:ins w:id="2329" w:author="Anton Log" w:date="2023-05-10T16:38:00Z">
        <w:r>
          <w:rPr>
            <w:lang w:val="ru-BY"/>
          </w:rPr>
          <w:t xml:space="preserve">        </w:t>
        </w:r>
      </w:ins>
      <w:proofErr w:type="spellStart"/>
      <w:r w:rsidR="00221450" w:rsidRPr="00CB0FEA">
        <w:rPr>
          <w:lang w:val="en-US"/>
        </w:rPr>
        <w:t>imageBuffer.enabled</w:t>
      </w:r>
      <w:proofErr w:type="spellEnd"/>
      <w:r w:rsidR="00221450" w:rsidRPr="00CB0FEA">
        <w:rPr>
          <w:lang w:val="en-US"/>
        </w:rPr>
        <w:t xml:space="preserve"> = </w:t>
      </w:r>
      <w:r w:rsidR="00221450" w:rsidRPr="00CB0FEA">
        <w:rPr>
          <w:lang w:val="en-US"/>
          <w:rPrChange w:id="2330" w:author="Anton Log" w:date="2023-05-10T16:38:00Z">
            <w:rPr>
              <w:color w:val="0000FF"/>
              <w:lang w:val="en-US"/>
            </w:rPr>
          </w:rPrChange>
        </w:rPr>
        <w:t>true</w:t>
      </w:r>
      <w:r w:rsidR="00221450" w:rsidRPr="00CB0FEA">
        <w:rPr>
          <w:lang w:val="en-US"/>
        </w:rPr>
        <w:t>;</w:t>
      </w:r>
    </w:p>
    <w:p w14:paraId="00E02143" w14:textId="7348E6FB" w:rsidR="00221450" w:rsidRPr="00CB0FEA" w:rsidRDefault="00CB0FEA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331" w:author="Anton Log" w:date="2023-05-10T16:40:00Z">
          <w:pPr>
            <w:pStyle w:val="aff7"/>
            <w:ind w:left="2160"/>
          </w:pPr>
        </w:pPrChange>
      </w:pPr>
      <w:ins w:id="2332" w:author="Anton Log" w:date="2023-05-10T16:38:00Z">
        <w:r>
          <w:rPr>
            <w:lang w:val="ru-BY"/>
          </w:rPr>
          <w:t xml:space="preserve">        </w:t>
        </w:r>
      </w:ins>
      <w:proofErr w:type="spellStart"/>
      <w:r w:rsidR="00221450" w:rsidRPr="00CB0FEA">
        <w:rPr>
          <w:lang w:val="en-US"/>
        </w:rPr>
        <w:t>imageBuffer.sprite</w:t>
      </w:r>
      <w:proofErr w:type="spellEnd"/>
      <w:r w:rsidR="00221450" w:rsidRPr="00CB0FEA">
        <w:rPr>
          <w:lang w:val="en-US"/>
        </w:rPr>
        <w:t xml:space="preserve"> = </w:t>
      </w:r>
      <w:proofErr w:type="spellStart"/>
      <w:r w:rsidR="00221450" w:rsidRPr="00CB0FEA">
        <w:rPr>
          <w:lang w:val="en-US"/>
        </w:rPr>
        <w:t>destructImage</w:t>
      </w:r>
      <w:proofErr w:type="spellEnd"/>
      <w:r w:rsidR="00221450" w:rsidRPr="00CB0FEA">
        <w:rPr>
          <w:lang w:val="en-US"/>
        </w:rPr>
        <w:t>;</w:t>
      </w:r>
    </w:p>
    <w:p w14:paraId="7601766C" w14:textId="4C646CFB" w:rsidR="006E380C" w:rsidRDefault="00CB0FEA" w:rsidP="00F737D0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ins w:id="2333" w:author="Anton Log" w:date="2023-05-10T16:52:00Z"/>
          <w:lang w:val="en-US"/>
        </w:rPr>
      </w:pPr>
      <w:ins w:id="2334" w:author="Anton Log" w:date="2023-05-10T16:38:00Z">
        <w:r>
          <w:rPr>
            <w:lang w:val="ru-BY"/>
          </w:rPr>
          <w:t xml:space="preserve">        </w:t>
        </w:r>
      </w:ins>
      <w:proofErr w:type="gramStart"/>
      <w:r w:rsidR="00221450" w:rsidRPr="00CB0FEA">
        <w:rPr>
          <w:lang w:val="en-US"/>
          <w:rPrChange w:id="2335" w:author="Anton Log" w:date="2023-05-10T16:38:00Z">
            <w:rPr>
              <w:color w:val="0000FF"/>
              <w:lang w:val="en-US"/>
            </w:rPr>
          </w:rPrChange>
        </w:rPr>
        <w:t>break</w:t>
      </w:r>
      <w:proofErr w:type="gramEnd"/>
      <w:r w:rsidR="00221450" w:rsidRPr="00CB0FEA">
        <w:rPr>
          <w:lang w:val="en-US"/>
        </w:rPr>
        <w:t>;</w:t>
      </w:r>
    </w:p>
    <w:p w14:paraId="20284312" w14:textId="77777777" w:rsidR="00F87339" w:rsidRPr="00CB0FEA" w:rsidRDefault="00F87339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336" w:author="Anton Log" w:date="2023-05-10T16:44:00Z">
          <w:pPr>
            <w:pStyle w:val="aff7"/>
            <w:ind w:left="1832"/>
          </w:pPr>
        </w:pPrChange>
      </w:pPr>
    </w:p>
    <w:p w14:paraId="1ACAEA7B" w14:textId="10E9A211" w:rsidR="00221450" w:rsidRPr="00CB0FEA" w:rsidRDefault="00CB0FEA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337" w:author="Anton Log" w:date="2023-05-10T16:40:00Z">
          <w:pPr>
            <w:pStyle w:val="aff7"/>
            <w:ind w:left="1832"/>
          </w:pPr>
        </w:pPrChange>
      </w:pPr>
      <w:ins w:id="2338" w:author="Anton Log" w:date="2023-05-10T16:38:00Z">
        <w:r>
          <w:rPr>
            <w:lang w:val="ru-BY"/>
          </w:rPr>
          <w:t xml:space="preserve">      </w:t>
        </w:r>
      </w:ins>
      <w:proofErr w:type="gramStart"/>
      <w:r w:rsidR="00221450" w:rsidRPr="00CB0FEA">
        <w:rPr>
          <w:lang w:val="en-US"/>
          <w:rPrChange w:id="2339" w:author="Anton Log" w:date="2023-05-10T16:38:00Z">
            <w:rPr>
              <w:color w:val="0000FF"/>
              <w:lang w:val="en-US"/>
            </w:rPr>
          </w:rPrChange>
        </w:rPr>
        <w:t>case</w:t>
      </w:r>
      <w:proofErr w:type="gramEnd"/>
      <w:r w:rsidR="00221450" w:rsidRPr="00CB0FEA">
        <w:rPr>
          <w:lang w:val="en-US"/>
        </w:rPr>
        <w:t xml:space="preserve"> </w:t>
      </w:r>
      <w:proofErr w:type="spellStart"/>
      <w:r w:rsidR="00221450" w:rsidRPr="00CB0FEA">
        <w:rPr>
          <w:lang w:val="en-US"/>
        </w:rPr>
        <w:t>CollectibleTypes.SteelShoes</w:t>
      </w:r>
      <w:proofErr w:type="spellEnd"/>
      <w:r w:rsidR="00221450" w:rsidRPr="00CB0FEA">
        <w:rPr>
          <w:lang w:val="en-US"/>
        </w:rPr>
        <w:t>:</w:t>
      </w:r>
    </w:p>
    <w:p w14:paraId="75922611" w14:textId="3CED6592" w:rsidR="00221450" w:rsidRPr="00CB0FEA" w:rsidRDefault="00CB0FEA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340" w:author="Anton Log" w:date="2023-05-10T16:40:00Z">
          <w:pPr>
            <w:pStyle w:val="aff7"/>
            <w:ind w:left="2160"/>
          </w:pPr>
        </w:pPrChange>
      </w:pPr>
      <w:ins w:id="2341" w:author="Anton Log" w:date="2023-05-10T16:38:00Z">
        <w:r>
          <w:rPr>
            <w:lang w:val="ru-BY"/>
          </w:rPr>
          <w:t xml:space="preserve">        </w:t>
        </w:r>
      </w:ins>
      <w:proofErr w:type="spellStart"/>
      <w:r w:rsidR="00221450" w:rsidRPr="00CB0FEA">
        <w:rPr>
          <w:lang w:val="en-US"/>
        </w:rPr>
        <w:t>imageBuffer.enabled</w:t>
      </w:r>
      <w:proofErr w:type="spellEnd"/>
      <w:r w:rsidR="00221450" w:rsidRPr="00CB0FEA">
        <w:rPr>
          <w:lang w:val="en-US"/>
        </w:rPr>
        <w:t xml:space="preserve"> = </w:t>
      </w:r>
      <w:r w:rsidR="00221450" w:rsidRPr="00CB0FEA">
        <w:rPr>
          <w:lang w:val="en-US"/>
          <w:rPrChange w:id="2342" w:author="Anton Log" w:date="2023-05-10T16:38:00Z">
            <w:rPr>
              <w:color w:val="0000FF"/>
              <w:lang w:val="en-US"/>
            </w:rPr>
          </w:rPrChange>
        </w:rPr>
        <w:t>true</w:t>
      </w:r>
      <w:r w:rsidR="00221450" w:rsidRPr="00CB0FEA">
        <w:rPr>
          <w:lang w:val="en-US"/>
        </w:rPr>
        <w:t>;</w:t>
      </w:r>
    </w:p>
    <w:p w14:paraId="02CB5746" w14:textId="7E18849A" w:rsidR="00221450" w:rsidRPr="00CB0FEA" w:rsidRDefault="00CB0FEA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343" w:author="Anton Log" w:date="2023-05-10T16:40:00Z">
          <w:pPr>
            <w:pStyle w:val="aff7"/>
            <w:ind w:left="2160"/>
          </w:pPr>
        </w:pPrChange>
      </w:pPr>
      <w:ins w:id="2344" w:author="Anton Log" w:date="2023-05-10T16:38:00Z">
        <w:r>
          <w:rPr>
            <w:lang w:val="ru-BY"/>
          </w:rPr>
          <w:t xml:space="preserve">        </w:t>
        </w:r>
      </w:ins>
      <w:proofErr w:type="spellStart"/>
      <w:r w:rsidR="00221450" w:rsidRPr="00CB0FEA">
        <w:rPr>
          <w:lang w:val="en-US"/>
        </w:rPr>
        <w:t>imageBuffer.sprite</w:t>
      </w:r>
      <w:proofErr w:type="spellEnd"/>
      <w:r w:rsidR="00221450" w:rsidRPr="00CB0FEA">
        <w:rPr>
          <w:lang w:val="en-US"/>
        </w:rPr>
        <w:t xml:space="preserve"> = </w:t>
      </w:r>
      <w:proofErr w:type="spellStart"/>
      <w:r w:rsidR="00221450" w:rsidRPr="00CB0FEA">
        <w:rPr>
          <w:lang w:val="en-US"/>
        </w:rPr>
        <w:t>steelShoesImage</w:t>
      </w:r>
      <w:proofErr w:type="spellEnd"/>
      <w:r w:rsidR="00221450" w:rsidRPr="00CB0FEA">
        <w:rPr>
          <w:lang w:val="en-US"/>
        </w:rPr>
        <w:t>;</w:t>
      </w:r>
    </w:p>
    <w:p w14:paraId="43228275" w14:textId="7AF00666" w:rsidR="006E380C" w:rsidRDefault="00CB0FEA" w:rsidP="00F737D0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ins w:id="2345" w:author="Anton Log" w:date="2023-05-10T16:52:00Z"/>
          <w:lang w:val="en-US"/>
        </w:rPr>
      </w:pPr>
      <w:ins w:id="2346" w:author="Anton Log" w:date="2023-05-10T16:39:00Z">
        <w:r>
          <w:rPr>
            <w:lang w:val="ru-BY"/>
          </w:rPr>
          <w:t xml:space="preserve">        </w:t>
        </w:r>
      </w:ins>
      <w:proofErr w:type="gramStart"/>
      <w:r w:rsidR="00221450" w:rsidRPr="00CB0FEA">
        <w:rPr>
          <w:lang w:val="en-US"/>
          <w:rPrChange w:id="2347" w:author="Anton Log" w:date="2023-05-10T16:39:00Z">
            <w:rPr>
              <w:color w:val="0000FF"/>
              <w:lang w:val="en-US"/>
            </w:rPr>
          </w:rPrChange>
        </w:rPr>
        <w:t>break</w:t>
      </w:r>
      <w:proofErr w:type="gramEnd"/>
      <w:r w:rsidR="00221450" w:rsidRPr="00CB0FEA">
        <w:rPr>
          <w:lang w:val="en-US"/>
        </w:rPr>
        <w:t>;</w:t>
      </w:r>
    </w:p>
    <w:p w14:paraId="53E82B55" w14:textId="77777777" w:rsidR="00F87339" w:rsidRPr="00CB0FEA" w:rsidRDefault="00F87339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348" w:author="Anton Log" w:date="2023-05-10T16:44:00Z">
          <w:pPr>
            <w:pStyle w:val="aff7"/>
            <w:ind w:left="1832"/>
          </w:pPr>
        </w:pPrChange>
      </w:pPr>
    </w:p>
    <w:p w14:paraId="1C2E6583" w14:textId="6902A583" w:rsidR="00221450" w:rsidRPr="00CB0FEA" w:rsidRDefault="00CB0FEA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349" w:author="Anton Log" w:date="2023-05-10T16:40:00Z">
          <w:pPr>
            <w:pStyle w:val="aff7"/>
            <w:ind w:left="1832"/>
          </w:pPr>
        </w:pPrChange>
      </w:pPr>
      <w:ins w:id="2350" w:author="Anton Log" w:date="2023-05-10T16:39:00Z">
        <w:r>
          <w:rPr>
            <w:lang w:val="ru-BY"/>
          </w:rPr>
          <w:t xml:space="preserve">      </w:t>
        </w:r>
      </w:ins>
      <w:proofErr w:type="gramStart"/>
      <w:r w:rsidR="00221450" w:rsidRPr="00CB0FEA">
        <w:rPr>
          <w:lang w:val="en-US"/>
          <w:rPrChange w:id="2351" w:author="Anton Log" w:date="2023-05-10T16:39:00Z">
            <w:rPr>
              <w:color w:val="0000FF"/>
              <w:lang w:val="en-US"/>
            </w:rPr>
          </w:rPrChange>
        </w:rPr>
        <w:t>case</w:t>
      </w:r>
      <w:proofErr w:type="gramEnd"/>
      <w:r w:rsidR="00221450" w:rsidRPr="00CB0FEA">
        <w:rPr>
          <w:lang w:val="en-US"/>
        </w:rPr>
        <w:t xml:space="preserve"> </w:t>
      </w:r>
      <w:proofErr w:type="spellStart"/>
      <w:r w:rsidR="00221450" w:rsidRPr="00CB0FEA">
        <w:rPr>
          <w:lang w:val="en-US"/>
        </w:rPr>
        <w:t>CollectibleTypes.Default</w:t>
      </w:r>
      <w:proofErr w:type="spellEnd"/>
      <w:r w:rsidR="00221450" w:rsidRPr="00CB0FEA">
        <w:rPr>
          <w:lang w:val="en-US"/>
        </w:rPr>
        <w:t>:</w:t>
      </w:r>
    </w:p>
    <w:p w14:paraId="3AF91307" w14:textId="61B61DED" w:rsidR="00221450" w:rsidRPr="00CB0FEA" w:rsidRDefault="00CB0FEA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352" w:author="Anton Log" w:date="2023-05-10T16:40:00Z">
          <w:pPr>
            <w:pStyle w:val="aff7"/>
            <w:ind w:left="2160"/>
          </w:pPr>
        </w:pPrChange>
      </w:pPr>
      <w:ins w:id="2353" w:author="Anton Log" w:date="2023-05-10T16:39:00Z">
        <w:r>
          <w:rPr>
            <w:lang w:val="ru-BY"/>
          </w:rPr>
          <w:t xml:space="preserve">        </w:t>
        </w:r>
      </w:ins>
      <w:proofErr w:type="spellStart"/>
      <w:r w:rsidR="00221450" w:rsidRPr="00CB0FEA">
        <w:rPr>
          <w:lang w:val="en-US"/>
        </w:rPr>
        <w:t>imageBuffer.enabled</w:t>
      </w:r>
      <w:proofErr w:type="spellEnd"/>
      <w:r w:rsidR="00221450" w:rsidRPr="00CB0FEA">
        <w:rPr>
          <w:lang w:val="en-US"/>
        </w:rPr>
        <w:t xml:space="preserve"> = </w:t>
      </w:r>
      <w:r w:rsidR="00221450" w:rsidRPr="00CB0FEA">
        <w:rPr>
          <w:lang w:val="en-US"/>
          <w:rPrChange w:id="2354" w:author="Anton Log" w:date="2023-05-10T16:39:00Z">
            <w:rPr>
              <w:color w:val="0000FF"/>
              <w:lang w:val="en-US"/>
            </w:rPr>
          </w:rPrChange>
        </w:rPr>
        <w:t>false</w:t>
      </w:r>
      <w:r w:rsidR="00221450" w:rsidRPr="00CB0FEA">
        <w:rPr>
          <w:lang w:val="en-US"/>
        </w:rPr>
        <w:t>;</w:t>
      </w:r>
    </w:p>
    <w:p w14:paraId="005BD57A" w14:textId="3D87EA42" w:rsidR="00221450" w:rsidRPr="00CB0FEA" w:rsidRDefault="00CB0FEA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355" w:author="Anton Log" w:date="2023-05-10T16:40:00Z">
          <w:pPr>
            <w:pStyle w:val="aff7"/>
            <w:ind w:left="2160"/>
          </w:pPr>
        </w:pPrChange>
      </w:pPr>
      <w:ins w:id="2356" w:author="Anton Log" w:date="2023-05-10T16:39:00Z">
        <w:r>
          <w:rPr>
            <w:lang w:val="ru-BY"/>
          </w:rPr>
          <w:t xml:space="preserve">        </w:t>
        </w:r>
      </w:ins>
      <w:proofErr w:type="spellStart"/>
      <w:r w:rsidR="00221450" w:rsidRPr="00CB0FEA">
        <w:rPr>
          <w:lang w:val="en-US"/>
        </w:rPr>
        <w:t>imageBuffer.sprite</w:t>
      </w:r>
      <w:proofErr w:type="spellEnd"/>
      <w:r w:rsidR="00221450" w:rsidRPr="00CB0FEA">
        <w:rPr>
          <w:lang w:val="en-US"/>
        </w:rPr>
        <w:t xml:space="preserve"> = </w:t>
      </w:r>
      <w:r w:rsidR="00221450" w:rsidRPr="00CB0FEA">
        <w:rPr>
          <w:lang w:val="en-US"/>
          <w:rPrChange w:id="2357" w:author="Anton Log" w:date="2023-05-10T16:39:00Z">
            <w:rPr>
              <w:color w:val="0000FF"/>
              <w:lang w:val="en-US"/>
            </w:rPr>
          </w:rPrChange>
        </w:rPr>
        <w:t>null</w:t>
      </w:r>
      <w:r w:rsidR="00221450" w:rsidRPr="00CB0FEA">
        <w:rPr>
          <w:lang w:val="en-US"/>
        </w:rPr>
        <w:t>;</w:t>
      </w:r>
    </w:p>
    <w:p w14:paraId="5E196C4E" w14:textId="19EF6B9D" w:rsidR="00221450" w:rsidRPr="00CB0FEA" w:rsidRDefault="00CB0FEA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358" w:author="Anton Log" w:date="2023-05-10T16:40:00Z">
          <w:pPr>
            <w:pStyle w:val="aff7"/>
            <w:ind w:left="1832"/>
          </w:pPr>
        </w:pPrChange>
      </w:pPr>
      <w:ins w:id="2359" w:author="Anton Log" w:date="2023-05-10T16:39:00Z">
        <w:r>
          <w:rPr>
            <w:lang w:val="ru-BY"/>
          </w:rPr>
          <w:t xml:space="preserve">        </w:t>
        </w:r>
      </w:ins>
      <w:proofErr w:type="gramStart"/>
      <w:r w:rsidR="00221450" w:rsidRPr="00CB0FEA">
        <w:rPr>
          <w:lang w:val="en-US"/>
          <w:rPrChange w:id="2360" w:author="Anton Log" w:date="2023-05-10T16:39:00Z">
            <w:rPr>
              <w:color w:val="0000FF"/>
              <w:lang w:val="en-US"/>
            </w:rPr>
          </w:rPrChange>
        </w:rPr>
        <w:t>break</w:t>
      </w:r>
      <w:proofErr w:type="gramEnd"/>
      <w:r w:rsidR="00221450" w:rsidRPr="00CB0FEA">
        <w:rPr>
          <w:lang w:val="en-US"/>
        </w:rPr>
        <w:t>;</w:t>
      </w:r>
    </w:p>
    <w:p w14:paraId="105CD504" w14:textId="37E7020B" w:rsidR="00221450" w:rsidRPr="00CB0FEA" w:rsidRDefault="00CB0FEA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361" w:author="Anton Log" w:date="2023-05-10T16:40:00Z">
          <w:pPr>
            <w:pStyle w:val="aff7"/>
            <w:ind w:left="1440"/>
          </w:pPr>
        </w:pPrChange>
      </w:pPr>
      <w:ins w:id="2362" w:author="Anton Log" w:date="2023-05-10T16:39:00Z">
        <w:r>
          <w:rPr>
            <w:lang w:val="ru-BY"/>
          </w:rPr>
          <w:t xml:space="preserve">    </w:t>
        </w:r>
      </w:ins>
      <w:r w:rsidR="00221450" w:rsidRPr="00CB0FEA">
        <w:rPr>
          <w:lang w:val="en-US"/>
        </w:rPr>
        <w:t>}</w:t>
      </w:r>
    </w:p>
    <w:p w14:paraId="5464B2CC" w14:textId="3C4FFDC8" w:rsidR="00221450" w:rsidRPr="00CB0FEA" w:rsidRDefault="00CB0FEA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363" w:author="Anton Log" w:date="2023-05-10T16:40:00Z">
          <w:pPr>
            <w:pStyle w:val="aff7"/>
            <w:ind w:left="916"/>
          </w:pPr>
        </w:pPrChange>
      </w:pPr>
      <w:ins w:id="2364" w:author="Anton Log" w:date="2023-05-10T16:39:00Z">
        <w:r>
          <w:rPr>
            <w:lang w:val="ru-BY"/>
          </w:rPr>
          <w:t xml:space="preserve">  </w:t>
        </w:r>
      </w:ins>
      <w:r w:rsidR="00221450" w:rsidRPr="00CB0FEA">
        <w:rPr>
          <w:lang w:val="en-US"/>
        </w:rPr>
        <w:t>}</w:t>
      </w:r>
    </w:p>
    <w:p w14:paraId="362C2CBA" w14:textId="20D06231" w:rsidR="00221450" w:rsidRPr="00CB0FEA" w:rsidRDefault="00CB0FEA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365" w:author="Anton Log" w:date="2023-05-10T16:40:00Z">
          <w:pPr>
            <w:pStyle w:val="aff7"/>
            <w:ind w:left="916"/>
          </w:pPr>
        </w:pPrChange>
      </w:pPr>
      <w:ins w:id="2366" w:author="Anton Log" w:date="2023-05-10T16:39:00Z">
        <w:r>
          <w:rPr>
            <w:lang w:val="ru-BY"/>
          </w:rPr>
          <w:t xml:space="preserve">  </w:t>
        </w:r>
      </w:ins>
      <w:proofErr w:type="gramStart"/>
      <w:r w:rsidR="00221450" w:rsidRPr="00CB0FEA">
        <w:rPr>
          <w:lang w:val="en-US"/>
          <w:rPrChange w:id="2367" w:author="Anton Log" w:date="2023-05-10T16:39:00Z">
            <w:rPr>
              <w:color w:val="0000FF"/>
              <w:lang w:val="en-US"/>
            </w:rPr>
          </w:rPrChange>
        </w:rPr>
        <w:t>else</w:t>
      </w:r>
      <w:proofErr w:type="gramEnd"/>
    </w:p>
    <w:p w14:paraId="57BCB5A2" w14:textId="2163824D" w:rsidR="00221450" w:rsidRPr="00CB0FEA" w:rsidRDefault="00CB0FEA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368" w:author="Anton Log" w:date="2023-05-10T16:40:00Z">
          <w:pPr>
            <w:pStyle w:val="aff7"/>
            <w:ind w:left="916"/>
          </w:pPr>
        </w:pPrChange>
      </w:pPr>
      <w:ins w:id="2369" w:author="Anton Log" w:date="2023-05-10T16:39:00Z">
        <w:r>
          <w:rPr>
            <w:lang w:val="ru-BY"/>
          </w:rPr>
          <w:t xml:space="preserve">  </w:t>
        </w:r>
      </w:ins>
      <w:r w:rsidR="00221450" w:rsidRPr="00CB0FEA">
        <w:rPr>
          <w:lang w:val="en-US"/>
        </w:rPr>
        <w:t>{</w:t>
      </w:r>
    </w:p>
    <w:p w14:paraId="7D90EE6D" w14:textId="739588F9" w:rsidR="00221450" w:rsidRPr="00CB0FEA" w:rsidRDefault="00CB0FEA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370" w:author="Anton Log" w:date="2023-05-10T16:40:00Z">
          <w:pPr>
            <w:pStyle w:val="aff7"/>
            <w:ind w:left="1440"/>
          </w:pPr>
        </w:pPrChange>
      </w:pPr>
      <w:ins w:id="2371" w:author="Anton Log" w:date="2023-05-10T16:39:00Z">
        <w:r>
          <w:rPr>
            <w:lang w:val="ru-BY"/>
          </w:rPr>
          <w:t xml:space="preserve">    </w:t>
        </w:r>
      </w:ins>
      <w:proofErr w:type="spellStart"/>
      <w:r w:rsidR="00221450" w:rsidRPr="00CB0FEA">
        <w:rPr>
          <w:lang w:val="en-US"/>
        </w:rPr>
        <w:t>imageBuffer.enabled</w:t>
      </w:r>
      <w:proofErr w:type="spellEnd"/>
      <w:r w:rsidR="00221450" w:rsidRPr="00CB0FEA">
        <w:rPr>
          <w:lang w:val="en-US"/>
        </w:rPr>
        <w:t xml:space="preserve"> = </w:t>
      </w:r>
      <w:r w:rsidR="00221450" w:rsidRPr="00CB0FEA">
        <w:rPr>
          <w:lang w:val="en-US"/>
          <w:rPrChange w:id="2372" w:author="Anton Log" w:date="2023-05-10T16:39:00Z">
            <w:rPr>
              <w:color w:val="0000FF"/>
              <w:lang w:val="en-US"/>
            </w:rPr>
          </w:rPrChange>
        </w:rPr>
        <w:t>false</w:t>
      </w:r>
      <w:r w:rsidR="00221450" w:rsidRPr="00CB0FEA">
        <w:rPr>
          <w:lang w:val="en-US"/>
        </w:rPr>
        <w:t>;</w:t>
      </w:r>
    </w:p>
    <w:p w14:paraId="3C17BEFD" w14:textId="2B71C445" w:rsidR="00221450" w:rsidRPr="00CB0FEA" w:rsidRDefault="00CB0FEA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lang w:val="en-US"/>
        </w:rPr>
        <w:pPrChange w:id="2373" w:author="Anton Log" w:date="2023-05-10T16:40:00Z">
          <w:pPr>
            <w:pStyle w:val="aff7"/>
            <w:ind w:left="1440"/>
          </w:pPr>
        </w:pPrChange>
      </w:pPr>
      <w:ins w:id="2374" w:author="Anton Log" w:date="2023-05-10T16:39:00Z">
        <w:r>
          <w:rPr>
            <w:lang w:val="ru-BY"/>
          </w:rPr>
          <w:t xml:space="preserve">    </w:t>
        </w:r>
      </w:ins>
      <w:proofErr w:type="spellStart"/>
      <w:r w:rsidR="00221450" w:rsidRPr="00CB0FEA">
        <w:rPr>
          <w:lang w:val="en-US"/>
        </w:rPr>
        <w:t>imageBuffer.sprite</w:t>
      </w:r>
      <w:proofErr w:type="spellEnd"/>
      <w:r w:rsidR="00221450" w:rsidRPr="00CB0FEA">
        <w:rPr>
          <w:lang w:val="en-US"/>
        </w:rPr>
        <w:t xml:space="preserve"> = </w:t>
      </w:r>
      <w:r w:rsidR="00221450" w:rsidRPr="00CB0FEA">
        <w:rPr>
          <w:lang w:val="en-US"/>
          <w:rPrChange w:id="2375" w:author="Anton Log" w:date="2023-05-10T16:39:00Z">
            <w:rPr>
              <w:color w:val="0000FF"/>
              <w:lang w:val="en-US"/>
            </w:rPr>
          </w:rPrChange>
        </w:rPr>
        <w:t>null</w:t>
      </w:r>
      <w:r w:rsidR="00221450" w:rsidRPr="00CB0FEA">
        <w:rPr>
          <w:lang w:val="en-US"/>
        </w:rPr>
        <w:t>;</w:t>
      </w:r>
    </w:p>
    <w:p w14:paraId="7606BF42" w14:textId="09FA8930" w:rsidR="00221450" w:rsidRPr="00CB0FEA" w:rsidRDefault="00CB0FEA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pPrChange w:id="2376" w:author="Anton Log" w:date="2023-05-10T16:40:00Z">
          <w:pPr>
            <w:pStyle w:val="aff7"/>
            <w:ind w:left="720"/>
          </w:pPr>
        </w:pPrChange>
      </w:pPr>
      <w:ins w:id="2377" w:author="Anton Log" w:date="2023-05-10T16:39:00Z">
        <w:r>
          <w:rPr>
            <w:lang w:val="ru-BY"/>
          </w:rPr>
          <w:t xml:space="preserve">  </w:t>
        </w:r>
      </w:ins>
      <w:r w:rsidR="00221450" w:rsidRPr="00CB0FEA">
        <w:t>}</w:t>
      </w:r>
    </w:p>
    <w:p w14:paraId="7BE42E86" w14:textId="1A8AA708" w:rsidR="00221450" w:rsidRPr="00CB0FEA" w:rsidDel="00CB0FEA" w:rsidRDefault="00221450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del w:id="2378" w:author="Anton Log" w:date="2023-05-10T16:39:00Z"/>
        </w:rPr>
        <w:pPrChange w:id="2379" w:author="Anton Log" w:date="2023-05-10T16:40:00Z">
          <w:pPr>
            <w:pStyle w:val="aff7"/>
            <w:ind w:left="720"/>
          </w:pPr>
        </w:pPrChange>
      </w:pPr>
    </w:p>
    <w:p w14:paraId="06F46652" w14:textId="2BD2FE92" w:rsidR="00221450" w:rsidRPr="00CB0FEA" w:rsidRDefault="00221450">
      <w:pPr>
        <w:pStyle w:val="aff7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709"/>
        <w:rPr>
          <w:rPrChange w:id="2380" w:author="Anton Log" w:date="2023-05-10T16:38:00Z">
            <w:rPr>
              <w:lang w:val="ru-BY"/>
            </w:rPr>
          </w:rPrChange>
        </w:rPr>
        <w:pPrChange w:id="2381" w:author="Anton Log" w:date="2023-05-10T16:40:00Z">
          <w:pPr>
            <w:pStyle w:val="aff7"/>
            <w:ind w:left="720"/>
          </w:pPr>
        </w:pPrChange>
      </w:pPr>
      <w:r w:rsidRPr="00CB0FEA">
        <w:t>}</w:t>
      </w:r>
    </w:p>
    <w:p w14:paraId="67F6630B" w14:textId="14A17231" w:rsidR="006E380C" w:rsidDel="00986930" w:rsidRDefault="00400A20" w:rsidP="00E82A1F">
      <w:pPr>
        <w:ind w:firstLine="0"/>
        <w:rPr>
          <w:del w:id="2382" w:author="Anton Log" w:date="2023-05-10T16:44:00Z"/>
          <w:lang w:val="ru-BY"/>
        </w:rPr>
      </w:pPr>
      <w:r>
        <w:rPr>
          <w:lang w:val="ru-BY"/>
        </w:rPr>
        <w:t xml:space="preserve">Чтобы приостановить игру на некоторое время, игрок может нажать клавишу </w:t>
      </w:r>
      <w:r>
        <w:rPr>
          <w:lang w:val="en-US"/>
        </w:rPr>
        <w:t>Escape</w:t>
      </w:r>
      <w:r w:rsidR="00EC0A7A">
        <w:rPr>
          <w:lang w:val="ru-BY"/>
        </w:rPr>
        <w:t>. В результате</w:t>
      </w:r>
      <w:r>
        <w:rPr>
          <w:lang w:val="ru-BY"/>
        </w:rPr>
        <w:t xml:space="preserve"> появится меню паузы</w:t>
      </w:r>
      <w:r w:rsidR="00496408">
        <w:rPr>
          <w:lang w:val="ru-BY"/>
        </w:rPr>
        <w:t>, в котором</w:t>
      </w:r>
      <w:r>
        <w:rPr>
          <w:lang w:val="ru-BY"/>
        </w:rPr>
        <w:t xml:space="preserve"> игрок может </w:t>
      </w:r>
      <w:del w:id="2383" w:author="Anton Log" w:date="2023-05-10T16:40:00Z">
        <w:r w:rsidDel="00A51E88">
          <w:rPr>
            <w:lang w:val="ru-BY"/>
          </w:rPr>
          <w:delText xml:space="preserve">выбрать </w:delText>
        </w:r>
      </w:del>
      <w:r>
        <w:rPr>
          <w:lang w:val="ru-BY"/>
        </w:rPr>
        <w:t>продолжить игру, изменить настройки громкости звука и музыки игры или выйти в главное меню</w:t>
      </w:r>
      <w:del w:id="2384" w:author="Anton Log" w:date="2023-05-10T16:40:00Z">
        <w:r w:rsidDel="00F634E7">
          <w:rPr>
            <w:lang w:val="ru-BY"/>
          </w:rPr>
          <w:delText xml:space="preserve"> приложения</w:delText>
        </w:r>
      </w:del>
      <w:r>
        <w:rPr>
          <w:lang w:val="ru-BY"/>
        </w:rPr>
        <w:t>.</w:t>
      </w:r>
      <w:r w:rsidR="000702EC">
        <w:rPr>
          <w:lang w:val="ru-BY"/>
        </w:rPr>
        <w:t xml:space="preserve"> При этом игра будет остановлена на фоне</w:t>
      </w:r>
      <w:ins w:id="2385" w:author="Anton Log" w:date="2023-05-10T16:41:00Z">
        <w:r w:rsidR="003C1496">
          <w:rPr>
            <w:lang w:val="ru-BY"/>
          </w:rPr>
          <w:t xml:space="preserve">: </w:t>
        </w:r>
      </w:ins>
      <w:del w:id="2386" w:author="Anton Log" w:date="2023-05-10T16:41:00Z">
        <w:r w:rsidR="000702EC" w:rsidDel="003C1496">
          <w:rPr>
            <w:lang w:val="ru-BY"/>
          </w:rPr>
          <w:delText xml:space="preserve"> путем установления </w:delText>
        </w:r>
      </w:del>
      <w:r w:rsidR="000702EC">
        <w:rPr>
          <w:lang w:val="ru-BY"/>
        </w:rPr>
        <w:t>значения скорости, с которой идет время внутри игры</w:t>
      </w:r>
      <w:ins w:id="2387" w:author="AdminNB" w:date="2023-05-10T23:10:00Z">
        <w:r w:rsidR="00CA3B1E">
          <w:t>,</w:t>
        </w:r>
      </w:ins>
      <w:del w:id="2388" w:author="Anton Log" w:date="2023-05-10T16:41:00Z">
        <w:r w:rsidR="000702EC" w:rsidDel="003C1496">
          <w:rPr>
            <w:lang w:val="ru-BY"/>
          </w:rPr>
          <w:delText>,</w:delText>
        </w:r>
      </w:del>
      <w:ins w:id="2389" w:author="Anton Log" w:date="2023-05-10T16:41:00Z">
        <w:r w:rsidR="003C1496">
          <w:rPr>
            <w:lang w:val="ru-BY"/>
          </w:rPr>
          <w:t xml:space="preserve"> установлено</w:t>
        </w:r>
      </w:ins>
      <w:del w:id="2390" w:author="Anton Log" w:date="2023-05-10T16:41:00Z">
        <w:r w:rsidR="000702EC" w:rsidDel="003C1496">
          <w:rPr>
            <w:lang w:val="ru-BY"/>
          </w:rPr>
          <w:delText xml:space="preserve"> на</w:delText>
        </w:r>
      </w:del>
      <w:ins w:id="2391" w:author="Anton Log" w:date="2023-05-10T16:41:00Z">
        <w:r w:rsidR="003C1496">
          <w:rPr>
            <w:lang w:val="ru-BY"/>
          </w:rPr>
          <w:t xml:space="preserve"> в</w:t>
        </w:r>
      </w:ins>
      <w:r w:rsidR="000702EC">
        <w:rPr>
          <w:lang w:val="ru-BY"/>
        </w:rPr>
        <w:t xml:space="preserve"> 0.</w:t>
      </w:r>
      <w:r w:rsidR="005B0A4D">
        <w:rPr>
          <w:lang w:val="ru-BY"/>
        </w:rPr>
        <w:t xml:space="preserve"> Выйти из меню можно нажав кнопку </w:t>
      </w:r>
      <w:r w:rsidR="005B0A4D">
        <w:rPr>
          <w:lang w:val="en-US"/>
        </w:rPr>
        <w:t>Escape</w:t>
      </w:r>
      <w:r w:rsidR="005B0A4D">
        <w:rPr>
          <w:lang w:val="ru-BY"/>
        </w:rPr>
        <w:t xml:space="preserve"> еще раз.</w:t>
      </w:r>
      <w:del w:id="2392" w:author="Anton Log" w:date="2023-05-10T16:41:00Z">
        <w:r w:rsidR="009B257B" w:rsidDel="003C5CEB">
          <w:rPr>
            <w:lang w:val="ru-BY"/>
          </w:rPr>
          <w:delText xml:space="preserve"> </w:delText>
        </w:r>
      </w:del>
      <w:del w:id="2393" w:author="Anton Log" w:date="2023-05-10T16:44:00Z">
        <w:r w:rsidR="000321EF" w:rsidRPr="00B26439" w:rsidDel="00A511FD">
          <w:rPr>
            <w:noProof/>
            <w:lang w:eastAsia="ru-RU"/>
          </w:rPr>
          <w:drawing>
            <wp:anchor distT="0" distB="0" distL="114300" distR="114300" simplePos="0" relativeHeight="251672576" behindDoc="0" locked="0" layoutInCell="1" allowOverlap="1" wp14:anchorId="6135718A" wp14:editId="1751C868">
              <wp:simplePos x="0" y="0"/>
              <wp:positionH relativeFrom="margin">
                <wp:posOffset>1647825</wp:posOffset>
              </wp:positionH>
              <wp:positionV relativeFrom="paragraph">
                <wp:posOffset>377190</wp:posOffset>
              </wp:positionV>
              <wp:extent cx="3420110" cy="1929130"/>
              <wp:effectExtent l="0" t="0" r="8890" b="0"/>
              <wp:wrapTopAndBottom/>
              <wp:docPr id="1018160585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18160585" name=""/>
                      <pic:cNvPicPr/>
                    </pic:nvPicPr>
                    <pic:blipFill>
                      <a:blip r:embed="rId2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20110" cy="19291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del>
    </w:p>
    <w:p w14:paraId="54890648" w14:textId="77777777" w:rsidR="00986930" w:rsidRPr="00986930" w:rsidRDefault="00986930" w:rsidP="00986930">
      <w:pPr>
        <w:rPr>
          <w:ins w:id="2394" w:author="Anton Log" w:date="2023-05-10T16:53:00Z"/>
          <w:lang w:val="ru-BY"/>
        </w:rPr>
      </w:pPr>
    </w:p>
    <w:p w14:paraId="3F7C608E" w14:textId="7A510960" w:rsidR="00352A97" w:rsidRPr="006E48C0" w:rsidDel="00A511FD" w:rsidRDefault="00352A97">
      <w:pPr>
        <w:ind w:firstLine="709"/>
        <w:rPr>
          <w:del w:id="2395" w:author="Anton Log" w:date="2023-05-10T16:44:00Z"/>
          <w:noProof/>
        </w:rPr>
        <w:pPrChange w:id="2396" w:author="Anton Log" w:date="2023-05-10T16:53:00Z">
          <w:pPr>
            <w:pStyle w:val="afff3"/>
          </w:pPr>
        </w:pPrChange>
      </w:pPr>
      <w:del w:id="2397" w:author="Anton Log" w:date="2023-05-10T16:44:00Z">
        <w:r w:rsidDel="00A511FD">
          <w:delText>Рисунок 2.5 – Меню паузы</w:delText>
        </w:r>
        <w:r w:rsidRPr="00352A97" w:rsidDel="00A511FD">
          <w:delText xml:space="preserve"> </w:delText>
        </w:r>
      </w:del>
    </w:p>
    <w:p w14:paraId="02EA3FB9" w14:textId="6F33D3D9" w:rsidR="00B26439" w:rsidDel="00A511FD" w:rsidRDefault="0075126B">
      <w:pPr>
        <w:ind w:firstLine="709"/>
        <w:rPr>
          <w:del w:id="2398" w:author="Anton Log" w:date="2023-05-10T16:44:00Z"/>
          <w:lang w:val="ru-BY"/>
        </w:rPr>
        <w:pPrChange w:id="2399" w:author="Anton Log" w:date="2023-05-10T16:53:00Z">
          <w:pPr/>
        </w:pPrChange>
      </w:pPr>
      <w:del w:id="2400" w:author="Anton Log" w:date="2023-05-10T16:44:00Z">
        <w:r w:rsidRPr="00E8631F" w:rsidDel="00A511FD">
          <w:rPr>
            <w:noProof/>
            <w:lang w:eastAsia="ru-RU"/>
          </w:rPr>
          <w:drawing>
            <wp:anchor distT="0" distB="0" distL="114300" distR="114300" simplePos="0" relativeHeight="251673600" behindDoc="0" locked="0" layoutInCell="1" allowOverlap="1" wp14:anchorId="147FE0A5" wp14:editId="39DEF99A">
              <wp:simplePos x="0" y="0"/>
              <wp:positionH relativeFrom="margin">
                <wp:posOffset>1655445</wp:posOffset>
              </wp:positionH>
              <wp:positionV relativeFrom="paragraph">
                <wp:posOffset>1223645</wp:posOffset>
              </wp:positionV>
              <wp:extent cx="3443605" cy="1946275"/>
              <wp:effectExtent l="0" t="0" r="4445" b="0"/>
              <wp:wrapTopAndBottom/>
              <wp:docPr id="169175727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9175727" name=""/>
                      <pic:cNvPicPr/>
                    </pic:nvPicPr>
                    <pic:blipFill>
                      <a:blip r:embed="rId2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43605" cy="1946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del>
      <w:r w:rsidR="00D2449C">
        <w:rPr>
          <w:lang w:val="ru-BY"/>
        </w:rPr>
        <w:t xml:space="preserve">При запуске приложения игры сначала </w:t>
      </w:r>
      <w:r w:rsidR="00D13333">
        <w:rPr>
          <w:lang w:val="ru-BY"/>
        </w:rPr>
        <w:t>загружается</w:t>
      </w:r>
      <w:r w:rsidR="00D2449C">
        <w:rPr>
          <w:lang w:val="ru-BY"/>
        </w:rPr>
        <w:t xml:space="preserve"> сцена главного меню</w:t>
      </w:r>
      <w:r w:rsidR="00D13333">
        <w:rPr>
          <w:lang w:val="ru-BY"/>
        </w:rPr>
        <w:t xml:space="preserve">, из которой можно перейти к игровому процессу, нажав кнопку </w:t>
      </w:r>
      <w:r w:rsidR="00D13333">
        <w:rPr>
          <w:lang w:val="en-US"/>
        </w:rPr>
        <w:t>Play</w:t>
      </w:r>
      <w:r w:rsidR="00D13333">
        <w:rPr>
          <w:lang w:val="ru-BY"/>
        </w:rPr>
        <w:t>.</w:t>
      </w:r>
      <w:r w:rsidR="008D0F74">
        <w:rPr>
          <w:lang w:val="ru-BY"/>
        </w:rPr>
        <w:t xml:space="preserve"> </w:t>
      </w:r>
      <w:del w:id="2401" w:author="Anton Log" w:date="2023-05-10T16:52:00Z">
        <w:r w:rsidR="00D13333" w:rsidDel="00ED2EF4">
          <w:rPr>
            <w:lang w:val="ru-BY"/>
          </w:rPr>
          <w:delText xml:space="preserve"> </w:delText>
        </w:r>
      </w:del>
      <w:r w:rsidR="004F211D">
        <w:rPr>
          <w:lang w:val="ru-BY"/>
        </w:rPr>
        <w:t xml:space="preserve">При нажатии на кнопку </w:t>
      </w:r>
      <w:r w:rsidR="00FF2E89">
        <w:rPr>
          <w:lang w:val="en-US"/>
        </w:rPr>
        <w:t>Options</w:t>
      </w:r>
      <w:r w:rsidR="004F211D">
        <w:rPr>
          <w:lang w:val="ru-BY"/>
        </w:rPr>
        <w:t xml:space="preserve">, появляется окно, где можно изменить громкость игры отдельно для </w:t>
      </w:r>
      <w:r w:rsidR="004F211D">
        <w:rPr>
          <w:lang w:val="ru-BY"/>
        </w:rPr>
        <w:lastRenderedPageBreak/>
        <w:t>звуков и музыки.</w:t>
      </w:r>
      <w:r w:rsidR="00867BB6">
        <w:rPr>
          <w:lang w:val="ru-BY"/>
        </w:rPr>
        <w:t xml:space="preserve"> Чтобы выйти из приложения, есть возможность нажать на </w:t>
      </w:r>
      <w:r w:rsidR="00867BB6">
        <w:rPr>
          <w:lang w:val="en-US"/>
        </w:rPr>
        <w:t>Quit</w:t>
      </w:r>
      <w:r w:rsidR="00867BB6">
        <w:rPr>
          <w:lang w:val="ru-BY"/>
        </w:rPr>
        <w:t>, что выключит игру.</w:t>
      </w:r>
    </w:p>
    <w:p w14:paraId="6C6AF9EC" w14:textId="2F94683F" w:rsidR="0075126B" w:rsidRPr="0075126B" w:rsidRDefault="0075126B">
      <w:pPr>
        <w:ind w:firstLine="709"/>
        <w:rPr>
          <w:noProof/>
        </w:rPr>
        <w:pPrChange w:id="2402" w:author="Anton Log" w:date="2023-05-10T16:53:00Z">
          <w:pPr>
            <w:pStyle w:val="afff3"/>
          </w:pPr>
        </w:pPrChange>
      </w:pPr>
      <w:del w:id="2403" w:author="Anton Log" w:date="2023-05-10T16:44:00Z">
        <w:r w:rsidDel="00A511FD">
          <w:delText>Рисунок 2.6 – Главное меню</w:delText>
        </w:r>
      </w:del>
    </w:p>
    <w:p w14:paraId="158AFE0F" w14:textId="7BAA71E6" w:rsidR="00D36A73" w:rsidDel="000321EF" w:rsidRDefault="00E21EC1" w:rsidP="00D36A73">
      <w:pPr>
        <w:pStyle w:val="afff3"/>
        <w:rPr>
          <w:del w:id="2404" w:author="Anton Log" w:date="2023-05-10T16:43:00Z"/>
          <w:lang w:val="ru-BY"/>
        </w:rPr>
      </w:pPr>
      <w:del w:id="2405" w:author="Anton Log" w:date="2023-05-10T16:43:00Z">
        <w:r w:rsidRPr="00E8631F" w:rsidDel="000321EF">
          <w:rPr>
            <w:i w:val="0"/>
            <w:noProof/>
            <w:lang w:eastAsia="ru-RU"/>
          </w:rPr>
          <w:drawing>
            <wp:anchor distT="0" distB="0" distL="114300" distR="114300" simplePos="0" relativeHeight="251674624" behindDoc="0" locked="0" layoutInCell="1" allowOverlap="1" wp14:anchorId="267F74A3" wp14:editId="0A760685">
              <wp:simplePos x="0" y="0"/>
              <wp:positionH relativeFrom="margin">
                <wp:posOffset>1111943</wp:posOffset>
              </wp:positionH>
              <wp:positionV relativeFrom="paragraph">
                <wp:posOffset>-346</wp:posOffset>
              </wp:positionV>
              <wp:extent cx="3881120" cy="2211070"/>
              <wp:effectExtent l="0" t="0" r="5080" b="0"/>
              <wp:wrapTopAndBottom/>
              <wp:docPr id="98496203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8496203" name=""/>
                      <pic:cNvPicPr/>
                    </pic:nvPicPr>
                    <pic:blipFill>
                      <a:blip r:embed="rId2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81120" cy="22110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D36A73" w:rsidDel="000321EF">
          <w:delText>Рисунок 2.7 – Меню настроек звука</w:delText>
        </w:r>
      </w:del>
    </w:p>
    <w:p w14:paraId="40409B4F" w14:textId="65EA4CED" w:rsidR="00E8631F" w:rsidRDefault="005C4B95" w:rsidP="000772EE">
      <w:pPr>
        <w:rPr>
          <w:lang w:val="ru-BY"/>
        </w:rPr>
      </w:pPr>
      <w:r>
        <w:rPr>
          <w:lang w:val="ru-BY"/>
        </w:rPr>
        <w:t>Когда игрок погибает, прямо перед перезапуском уровня</w:t>
      </w:r>
      <w:r w:rsidR="00D0076D">
        <w:rPr>
          <w:lang w:val="ru-BY"/>
        </w:rPr>
        <w:t xml:space="preserve"> появляется экран, </w:t>
      </w:r>
      <w:ins w:id="2406" w:author="Anton Log" w:date="2023-05-10T16:43:00Z">
        <w:r w:rsidR="000321EF">
          <w:rPr>
            <w:lang w:val="ru-BY"/>
          </w:rPr>
          <w:t xml:space="preserve">информирующий </w:t>
        </w:r>
      </w:ins>
      <w:del w:id="2407" w:author="Anton Log" w:date="2023-05-10T16:43:00Z">
        <w:r w:rsidR="00D0076D" w:rsidDel="000321EF">
          <w:rPr>
            <w:lang w:val="ru-BY"/>
          </w:rPr>
          <w:delText xml:space="preserve">возвещающий </w:delText>
        </w:r>
      </w:del>
      <w:r w:rsidR="00D0076D">
        <w:rPr>
          <w:lang w:val="ru-BY"/>
        </w:rPr>
        <w:t>о конце игры.</w:t>
      </w:r>
    </w:p>
    <w:p w14:paraId="026E34C2" w14:textId="25F0FFE0" w:rsidR="00174DB3" w:rsidRPr="00174DB3" w:rsidRDefault="00F737D0" w:rsidP="00174DB3">
      <w:pPr>
        <w:pStyle w:val="21"/>
      </w:pPr>
      <w:bookmarkStart w:id="2408" w:name="_Toc134632495"/>
      <w:ins w:id="2409" w:author="Anton Log" w:date="2023-05-10T16:45:00Z">
        <w:r>
          <w:rPr>
            <w:lang w:val="ru-BY"/>
          </w:rPr>
          <w:t xml:space="preserve">Выбор компонентов игры из </w:t>
        </w:r>
      </w:ins>
      <w:ins w:id="2410" w:author="AdminNB" w:date="2023-05-10T23:13:00Z">
        <w:r w:rsidR="00330298">
          <w:t xml:space="preserve">магазина </w:t>
        </w:r>
      </w:ins>
      <w:ins w:id="2411" w:author="Anton Log" w:date="2023-05-10T16:45:00Z">
        <w:r>
          <w:rPr>
            <w:lang w:val="en-US"/>
          </w:rPr>
          <w:t>Unity</w:t>
        </w:r>
        <w:r w:rsidRPr="00F737D0">
          <w:rPr>
            <w:rPrChange w:id="2412" w:author="Anton Log" w:date="2023-05-10T16:45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Asset</w:t>
        </w:r>
        <w:r w:rsidRPr="00F737D0">
          <w:rPr>
            <w:rPrChange w:id="2413" w:author="Anton Log" w:date="2023-05-10T16:45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Store</w:t>
        </w:r>
        <w:r w:rsidRPr="00F737D0">
          <w:rPr>
            <w:rPrChange w:id="2414" w:author="Anton Log" w:date="2023-05-10T16:45:00Z">
              <w:rPr>
                <w:lang w:val="en-US"/>
              </w:rPr>
            </w:rPrChange>
          </w:rPr>
          <w:t xml:space="preserve">. </w:t>
        </w:r>
      </w:ins>
      <w:r w:rsidR="00174DB3">
        <w:t xml:space="preserve">Создание </w:t>
      </w:r>
      <w:ins w:id="2415" w:author="Anton Log" w:date="2023-05-10T16:45:00Z">
        <w:r>
          <w:rPr>
            <w:lang w:val="ru-BY"/>
          </w:rPr>
          <w:t xml:space="preserve">оригинальной </w:t>
        </w:r>
      </w:ins>
      <w:r w:rsidR="00174DB3">
        <w:t>анимации</w:t>
      </w:r>
      <w:bookmarkEnd w:id="2408"/>
    </w:p>
    <w:p w14:paraId="25571E3C" w14:textId="06C2FCCE" w:rsidR="00B31A73" w:rsidRPr="00035760" w:rsidRDefault="002E0CFA" w:rsidP="000772EE">
      <w:r>
        <w:rPr>
          <w:lang w:val="ru-BY"/>
        </w:rPr>
        <w:t>Изображения, необходимые для создания</w:t>
      </w:r>
      <w:r w:rsidR="009617A7">
        <w:t xml:space="preserve"> внешнего вида игры</w:t>
      </w:r>
      <w:r>
        <w:rPr>
          <w:lang w:val="ru-BY"/>
        </w:rPr>
        <w:t xml:space="preserve">, были взяты из </w:t>
      </w:r>
      <w:r>
        <w:rPr>
          <w:lang w:val="en-US"/>
        </w:rPr>
        <w:t>Unity</w:t>
      </w:r>
      <w:r w:rsidRPr="002E0CFA">
        <w:t xml:space="preserve"> </w:t>
      </w:r>
      <w:r>
        <w:rPr>
          <w:lang w:val="en-US"/>
        </w:rPr>
        <w:t>Asset</w:t>
      </w:r>
      <w:r w:rsidRPr="002E0CFA">
        <w:t xml:space="preserve"> </w:t>
      </w:r>
      <w:r>
        <w:rPr>
          <w:lang w:val="en-US"/>
        </w:rPr>
        <w:t>Store</w:t>
      </w:r>
      <w:r>
        <w:rPr>
          <w:lang w:val="ru-BY"/>
        </w:rPr>
        <w:t xml:space="preserve">, где они распространялись бесплатно. При выборе спрайтов отдавалось предпочтение тем </w:t>
      </w:r>
      <w:del w:id="2416" w:author="Anton Log" w:date="2023-05-10T16:45:00Z">
        <w:r w:rsidDel="002B5F5C">
          <w:rPr>
            <w:lang w:val="ru-BY"/>
          </w:rPr>
          <w:delText>картинкам</w:delText>
        </w:r>
      </w:del>
      <w:ins w:id="2417" w:author="Anton Log" w:date="2023-05-10T16:45:00Z">
        <w:r w:rsidR="002B5F5C">
          <w:rPr>
            <w:lang w:val="ru-BY"/>
          </w:rPr>
          <w:t>компонентам графики</w:t>
        </w:r>
      </w:ins>
      <w:r>
        <w:rPr>
          <w:lang w:val="ru-BY"/>
        </w:rPr>
        <w:t xml:space="preserve">, </w:t>
      </w:r>
      <w:del w:id="2418" w:author="Anton Log" w:date="2023-05-10T16:46:00Z">
        <w:r w:rsidDel="002B5F5C">
          <w:rPr>
            <w:lang w:val="ru-BY"/>
          </w:rPr>
          <w:delText>где</w:delText>
        </w:r>
        <w:r w:rsidR="00035760" w:rsidDel="002B5F5C">
          <w:rPr>
            <w:lang w:val="ru-BY"/>
          </w:rPr>
          <w:delText xml:space="preserve"> </w:delText>
        </w:r>
      </w:del>
      <w:ins w:id="2419" w:author="Anton Log" w:date="2023-05-10T16:46:00Z">
        <w:r w:rsidR="002B5F5C">
          <w:rPr>
            <w:lang w:val="ru-BY"/>
          </w:rPr>
          <w:t xml:space="preserve">в которых </w:t>
        </w:r>
      </w:ins>
      <w:r w:rsidR="00035760">
        <w:rPr>
          <w:lang w:val="ru-BY"/>
        </w:rPr>
        <w:t>автор придерживался</w:t>
      </w:r>
      <w:r w:rsidR="00FB0576">
        <w:t xml:space="preserve"> визуального</w:t>
      </w:r>
      <w:r w:rsidR="00035760">
        <w:rPr>
          <w:lang w:val="ru-BY"/>
        </w:rPr>
        <w:t xml:space="preserve"> стиля игр 7</w:t>
      </w:r>
      <w:r>
        <w:rPr>
          <w:lang w:val="ru-BY"/>
        </w:rPr>
        <w:t xml:space="preserve">0-80-х годов, называемый </w:t>
      </w:r>
      <w:del w:id="2420" w:author="Anton Log" w:date="2023-05-10T16:46:00Z">
        <w:r w:rsidDel="00C02A15">
          <w:rPr>
            <w:lang w:val="ru-BY"/>
          </w:rPr>
          <w:delText xml:space="preserve">сейчас </w:delText>
        </w:r>
      </w:del>
      <w:r>
        <w:rPr>
          <w:lang w:val="en-US"/>
        </w:rPr>
        <w:t>Pixel</w:t>
      </w:r>
      <w:r w:rsidRPr="002E0CFA">
        <w:t xml:space="preserve"> </w:t>
      </w:r>
      <w:r>
        <w:rPr>
          <w:lang w:val="en-US"/>
        </w:rPr>
        <w:t>Art</w:t>
      </w:r>
      <w:r>
        <w:rPr>
          <w:lang w:val="ru-BY"/>
        </w:rPr>
        <w:t>.</w:t>
      </w:r>
      <w:r w:rsidR="00022307">
        <w:rPr>
          <w:lang w:val="ru-BY"/>
        </w:rPr>
        <w:t xml:space="preserve"> </w:t>
      </w:r>
      <w:r w:rsidR="00022307">
        <w:rPr>
          <w:lang w:val="en-US"/>
        </w:rPr>
        <w:t>Pixel</w:t>
      </w:r>
      <w:r w:rsidR="00022307" w:rsidRPr="00022307">
        <w:t xml:space="preserve"> </w:t>
      </w:r>
      <w:r w:rsidR="00022307">
        <w:rPr>
          <w:lang w:val="en-US"/>
        </w:rPr>
        <w:t>Art</w:t>
      </w:r>
      <w:r w:rsidR="00022307" w:rsidRPr="00022307">
        <w:t xml:space="preserve"> – </w:t>
      </w:r>
      <w:r w:rsidR="00022307">
        <w:rPr>
          <w:lang w:val="ru-BY"/>
        </w:rPr>
        <w:t xml:space="preserve">это </w:t>
      </w:r>
      <w:del w:id="2421" w:author="Anton Log" w:date="2023-05-10T16:46:00Z">
        <w:r w:rsidR="00022307" w:rsidDel="006F7BB6">
          <w:rPr>
            <w:lang w:val="ru-BY"/>
          </w:rPr>
          <w:delText xml:space="preserve">форма </w:delText>
        </w:r>
      </w:del>
      <w:ins w:id="2422" w:author="Anton Log" w:date="2023-05-10T16:47:00Z">
        <w:r w:rsidR="00DA7A14">
          <w:rPr>
            <w:lang w:val="ru-BY"/>
          </w:rPr>
          <w:t>стиль</w:t>
        </w:r>
      </w:ins>
      <w:ins w:id="2423" w:author="Anton Log" w:date="2023-05-10T16:46:00Z">
        <w:r w:rsidR="006F7BB6">
          <w:rPr>
            <w:lang w:val="ru-BY"/>
          </w:rPr>
          <w:t xml:space="preserve"> </w:t>
        </w:r>
      </w:ins>
      <w:r w:rsidR="00022307">
        <w:rPr>
          <w:lang w:val="ru-BY"/>
        </w:rPr>
        <w:t xml:space="preserve">цифрового рисунка, </w:t>
      </w:r>
      <w:del w:id="2424" w:author="Anton Log" w:date="2023-05-10T16:46:00Z">
        <w:r w:rsidR="00022307" w:rsidDel="006F7BB6">
          <w:rPr>
            <w:lang w:val="ru-BY"/>
          </w:rPr>
          <w:delText xml:space="preserve">при </w:delText>
        </w:r>
      </w:del>
      <w:ins w:id="2425" w:author="Anton Log" w:date="2023-05-10T16:46:00Z">
        <w:r w:rsidR="00025D0A">
          <w:rPr>
            <w:lang w:val="ru-BY"/>
          </w:rPr>
          <w:t>при создании которого</w:t>
        </w:r>
      </w:ins>
      <w:del w:id="2426" w:author="Anton Log" w:date="2023-05-10T16:46:00Z">
        <w:r w:rsidR="00022307" w:rsidDel="00025D0A">
          <w:rPr>
            <w:lang w:val="ru-BY"/>
          </w:rPr>
          <w:delText>котором</w:delText>
        </w:r>
      </w:del>
      <w:r w:rsidR="00022307">
        <w:rPr>
          <w:lang w:val="ru-BY"/>
        </w:rPr>
        <w:t xml:space="preserve"> </w:t>
      </w:r>
      <w:r w:rsidR="00875392">
        <w:t>худ</w:t>
      </w:r>
      <w:r w:rsidR="00576A01">
        <w:t>ожник работает на уровне пикселей</w:t>
      </w:r>
      <w:del w:id="2427" w:author="Anton Log" w:date="2023-05-10T16:46:00Z">
        <w:r w:rsidR="008B3B5D" w:rsidDel="00025D0A">
          <w:delText xml:space="preserve"> при создании изображения</w:delText>
        </w:r>
      </w:del>
      <w:r w:rsidR="00576A01">
        <w:t>.</w:t>
      </w:r>
      <w:r w:rsidR="00875392">
        <w:t xml:space="preserve"> </w:t>
      </w:r>
      <w:r w:rsidR="00D6622E">
        <w:t xml:space="preserve">Такой стиль широко использовался разработчиками </w:t>
      </w:r>
      <w:r w:rsidR="00035760">
        <w:t>видеоигр</w:t>
      </w:r>
      <w:r w:rsidR="00175984">
        <w:t xml:space="preserve"> 70-80-х годов</w:t>
      </w:r>
      <w:r w:rsidR="00B96900">
        <w:t xml:space="preserve">, </w:t>
      </w:r>
      <w:ins w:id="2428" w:author="Anton Log" w:date="2023-05-10T16:47:00Z">
        <w:r w:rsidR="001E4078">
          <w:rPr>
            <w:lang w:val="ru-BY"/>
          </w:rPr>
          <w:t xml:space="preserve">что обусловлено </w:t>
        </w:r>
      </w:ins>
      <w:del w:id="2429" w:author="Anton Log" w:date="2023-05-10T16:47:00Z">
        <w:r w:rsidR="00B96900" w:rsidDel="001E4078">
          <w:delText>что</w:delText>
        </w:r>
        <w:r w:rsidR="00175984" w:rsidDel="001E4078">
          <w:delText xml:space="preserve"> объясняется </w:delText>
        </w:r>
      </w:del>
      <w:r w:rsidR="00175984">
        <w:t>ограничениями</w:t>
      </w:r>
      <w:r w:rsidR="00E65D53">
        <w:t xml:space="preserve"> компьютеров того времени</w:t>
      </w:r>
      <w:r w:rsidR="004D174B">
        <w:t>.</w:t>
      </w:r>
      <w:r w:rsidR="00D6622E">
        <w:t xml:space="preserve"> После</w:t>
      </w:r>
      <w:r w:rsidR="00864B87">
        <w:t xml:space="preserve"> развития технологий и появления трехмерной графики </w:t>
      </w:r>
      <w:r w:rsidR="00AB4A43">
        <w:t>интерес к</w:t>
      </w:r>
      <w:r w:rsidR="00864B87">
        <w:t xml:space="preserve"> </w:t>
      </w:r>
      <w:r w:rsidR="00864B87">
        <w:rPr>
          <w:lang w:val="en-US"/>
        </w:rPr>
        <w:t>Pixel</w:t>
      </w:r>
      <w:r w:rsidR="007C78FC">
        <w:t xml:space="preserve"> </w:t>
      </w:r>
      <w:r w:rsidR="00864B87">
        <w:rPr>
          <w:lang w:val="en-US"/>
        </w:rPr>
        <w:t>Art</w:t>
      </w:r>
      <w:r w:rsidR="00AB4A43">
        <w:t xml:space="preserve"> не исчез</w:t>
      </w:r>
      <w:r w:rsidR="00E21EC1">
        <w:t>,</w:t>
      </w:r>
      <w:r w:rsidR="00AB4A43">
        <w:t xml:space="preserve"> и до сих пор </w:t>
      </w:r>
      <w:r w:rsidR="009B397E">
        <w:t xml:space="preserve">этот стиль </w:t>
      </w:r>
      <w:r w:rsidR="00384E12">
        <w:t>применяется</w:t>
      </w:r>
      <w:r w:rsidR="00AB4A43">
        <w:t xml:space="preserve"> при создании видеоигр</w:t>
      </w:r>
      <w:r w:rsidR="00864B87">
        <w:t>.</w:t>
      </w:r>
      <w:del w:id="2430" w:author="Anton Log" w:date="2023-05-10T16:47:00Z">
        <w:r w:rsidR="00864B87" w:rsidDel="00DA7A14">
          <w:delText xml:space="preserve"> </w:delText>
        </w:r>
      </w:del>
    </w:p>
    <w:p w14:paraId="08BBE824" w14:textId="0D30078A" w:rsidR="006B53AC" w:rsidRDefault="00B31A73" w:rsidP="000772EE">
      <w:pPr>
        <w:rPr>
          <w:ins w:id="2431" w:author="Anton Log" w:date="2023-05-10T16:49:00Z"/>
          <w:lang w:val="ru-BY"/>
        </w:rPr>
      </w:pPr>
      <w:r>
        <w:rPr>
          <w:lang w:val="ru-BY"/>
        </w:rPr>
        <w:t>Покадровая анимация удара молнии при ис</w:t>
      </w:r>
      <w:r w:rsidR="0018063C">
        <w:rPr>
          <w:lang w:val="ru-BY"/>
        </w:rPr>
        <w:t xml:space="preserve">пользовании бонуса разрушения </w:t>
      </w:r>
      <w:r>
        <w:rPr>
          <w:lang w:val="ru-BY"/>
        </w:rPr>
        <w:t xml:space="preserve">была нарисована </w:t>
      </w:r>
      <w:del w:id="2432" w:author="Anton Log" w:date="2023-05-10T16:48:00Z">
        <w:r w:rsidDel="003960AB">
          <w:rPr>
            <w:lang w:val="ru-BY"/>
          </w:rPr>
          <w:delText xml:space="preserve">специально </w:delText>
        </w:r>
      </w:del>
      <w:r>
        <w:rPr>
          <w:lang w:val="ru-BY"/>
        </w:rPr>
        <w:t xml:space="preserve">для игры </w:t>
      </w:r>
      <w:del w:id="2433" w:author="Anton Log" w:date="2023-05-10T16:48:00Z">
        <w:r w:rsidDel="003960AB">
          <w:rPr>
            <w:lang w:val="ru-BY"/>
          </w:rPr>
          <w:delText xml:space="preserve">посредством </w:delText>
        </w:r>
      </w:del>
      <w:ins w:id="2434" w:author="Anton Log" w:date="2023-05-10T16:48:00Z">
        <w:r w:rsidR="003960AB">
          <w:rPr>
            <w:lang w:val="ru-BY"/>
          </w:rPr>
          <w:t xml:space="preserve">с помощью </w:t>
        </w:r>
      </w:ins>
      <w:r>
        <w:rPr>
          <w:lang w:val="ru-BY"/>
        </w:rPr>
        <w:t>веб-</w:t>
      </w:r>
      <w:r w:rsidR="0042665F">
        <w:rPr>
          <w:lang w:val="ru-BY"/>
        </w:rPr>
        <w:t>приложения</w:t>
      </w:r>
      <w:r>
        <w:rPr>
          <w:lang w:val="ru-BY"/>
        </w:rPr>
        <w:t xml:space="preserve"> </w:t>
      </w:r>
      <w:r>
        <w:rPr>
          <w:lang w:val="en-US"/>
        </w:rPr>
        <w:t>Pix</w:t>
      </w:r>
      <w:r w:rsidR="003C6D92">
        <w:rPr>
          <w:lang w:val="en-US"/>
        </w:rPr>
        <w:t>i</w:t>
      </w:r>
      <w:r>
        <w:rPr>
          <w:lang w:val="en-US"/>
        </w:rPr>
        <w:t>lArt</w:t>
      </w:r>
      <w:r w:rsidR="00676F04" w:rsidRPr="00676F04">
        <w:t>.</w:t>
      </w:r>
      <w:r w:rsidR="0042665F" w:rsidRPr="0042665F">
        <w:t xml:space="preserve"> </w:t>
      </w:r>
      <w:r w:rsidR="0042665F">
        <w:rPr>
          <w:lang w:val="ru-BY"/>
        </w:rPr>
        <w:t>Этот сайт позиционируется как социаль</w:t>
      </w:r>
      <w:r w:rsidR="00006EC5">
        <w:rPr>
          <w:lang w:val="ru-BY"/>
        </w:rPr>
        <w:t xml:space="preserve">ная платформа, где художники </w:t>
      </w:r>
      <w:r w:rsidR="007B7814">
        <w:rPr>
          <w:lang w:val="ru-BY"/>
        </w:rPr>
        <w:t>могут</w:t>
      </w:r>
      <w:r w:rsidR="0042665F">
        <w:rPr>
          <w:lang w:val="ru-BY"/>
        </w:rPr>
        <w:t xml:space="preserve"> </w:t>
      </w:r>
      <w:del w:id="2435" w:author="Anton Log" w:date="2023-05-10T16:48:00Z">
        <w:r w:rsidR="0042665F" w:rsidDel="00B25F17">
          <w:rPr>
            <w:lang w:val="ru-BY"/>
          </w:rPr>
          <w:delText>по</w:delText>
        </w:r>
      </w:del>
      <w:r w:rsidR="0042665F">
        <w:rPr>
          <w:lang w:val="ru-BY"/>
        </w:rPr>
        <w:t>делиться своими картинами, созданными в стиле пиксельной графики.</w:t>
      </w:r>
      <w:del w:id="2436" w:author="AdminNB" w:date="2023-05-10T23:12:00Z">
        <w:r w:rsidR="0042665F" w:rsidDel="00124D2D">
          <w:rPr>
            <w:lang w:val="ru-BY"/>
          </w:rPr>
          <w:delText xml:space="preserve"> </w:delText>
        </w:r>
      </w:del>
    </w:p>
    <w:p w14:paraId="2C119BBB" w14:textId="0F869411" w:rsidR="00910420" w:rsidDel="003630EE" w:rsidRDefault="007A7437" w:rsidP="003630EE">
      <w:pPr>
        <w:rPr>
          <w:del w:id="2437" w:author="Anton Log" w:date="2023-05-10T16:52:00Z"/>
        </w:rPr>
      </w:pPr>
      <w:del w:id="2438" w:author="Anton Log" w:date="2023-05-10T16:50:00Z">
        <w:r w:rsidRPr="00152B4A" w:rsidDel="00353B6C">
          <w:rPr>
            <w:noProof/>
            <w:lang w:eastAsia="ru-RU"/>
          </w:rPr>
          <w:drawing>
            <wp:anchor distT="0" distB="0" distL="114300" distR="114300" simplePos="0" relativeHeight="251675648" behindDoc="0" locked="0" layoutInCell="1" allowOverlap="1" wp14:anchorId="7A3938D9" wp14:editId="4160C4D9">
              <wp:simplePos x="0" y="0"/>
              <wp:positionH relativeFrom="margin">
                <wp:align>right</wp:align>
              </wp:positionH>
              <wp:positionV relativeFrom="paragraph">
                <wp:posOffset>2212340</wp:posOffset>
              </wp:positionV>
              <wp:extent cx="6332220" cy="480060"/>
              <wp:effectExtent l="0" t="0" r="0" b="0"/>
              <wp:wrapTopAndBottom/>
              <wp:docPr id="467895583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67895583" name=""/>
                      <pic:cNvPicPr/>
                    </pic:nvPicPr>
                    <pic:blipFill>
                      <a:blip r:embed="rId2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32220" cy="4800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del>
      <w:del w:id="2439" w:author="Anton Log" w:date="2023-05-10T16:48:00Z">
        <w:r w:rsidR="0042665F" w:rsidDel="00B25F17">
          <w:rPr>
            <w:lang w:val="ru-BY"/>
          </w:rPr>
          <w:delText>Помимо этого</w:delText>
        </w:r>
      </w:del>
      <w:ins w:id="2440" w:author="Anton Log" w:date="2023-05-10T16:48:00Z">
        <w:r w:rsidR="00B25F17">
          <w:rPr>
            <w:lang w:val="ru-BY"/>
          </w:rPr>
          <w:t>Помимо этого,</w:t>
        </w:r>
      </w:ins>
      <w:r w:rsidR="0042665F">
        <w:rPr>
          <w:lang w:val="ru-BY"/>
        </w:rPr>
        <w:t xml:space="preserve"> веб-приложение предоставляет бесплатные инструменты для создания пиксельного изображения</w:t>
      </w:r>
      <w:r w:rsidR="00152B4A">
        <w:rPr>
          <w:lang w:val="ru-BY"/>
        </w:rPr>
        <w:t>.</w:t>
      </w:r>
      <w:r w:rsidR="003023B5">
        <w:rPr>
          <w:lang w:val="ru-BY"/>
        </w:rPr>
        <w:t xml:space="preserve"> Картины можно разбивать на слои, р</w:t>
      </w:r>
      <w:r w:rsidR="00B35B28">
        <w:rPr>
          <w:lang w:val="ru-BY"/>
        </w:rPr>
        <w:t>и</w:t>
      </w:r>
      <w:r w:rsidR="003023B5">
        <w:rPr>
          <w:lang w:val="ru-BY"/>
        </w:rPr>
        <w:t xml:space="preserve">суя отдельные части на разных полотнах, в конце объединяя </w:t>
      </w:r>
      <w:del w:id="2441" w:author="Anton Log" w:date="2023-05-10T16:49:00Z">
        <w:r w:rsidR="003023B5" w:rsidDel="00CC5791">
          <w:rPr>
            <w:lang w:val="ru-BY"/>
          </w:rPr>
          <w:delText xml:space="preserve">все </w:delText>
        </w:r>
      </w:del>
      <w:ins w:id="2442" w:author="Anton Log" w:date="2023-05-10T16:49:00Z">
        <w:r w:rsidR="00CC5791">
          <w:rPr>
            <w:lang w:val="ru-BY"/>
          </w:rPr>
          <w:t xml:space="preserve">их </w:t>
        </w:r>
      </w:ins>
      <w:r w:rsidR="003023B5">
        <w:rPr>
          <w:lang w:val="ru-BY"/>
        </w:rPr>
        <w:t>воедино.</w:t>
      </w:r>
      <w:r w:rsidR="00B35B28">
        <w:rPr>
          <w:lang w:val="ru-BY"/>
        </w:rPr>
        <w:t xml:space="preserve"> Можно выбрать различные цветовые палитры из встроенных или создать их самому</w:t>
      </w:r>
      <w:r w:rsidR="00037D8A">
        <w:rPr>
          <w:lang w:val="ru-BY"/>
        </w:rPr>
        <w:t xml:space="preserve">. </w:t>
      </w:r>
      <w:r w:rsidR="00037D8A">
        <w:rPr>
          <w:lang w:val="en-US"/>
        </w:rPr>
        <w:t>PixilArt</w:t>
      </w:r>
      <w:r w:rsidR="00037D8A">
        <w:rPr>
          <w:lang w:val="ru-BY"/>
        </w:rPr>
        <w:t xml:space="preserve"> дает возможность создавать анимации, </w:t>
      </w:r>
      <w:r w:rsidR="00FE2CF4">
        <w:t>позволяя нарисовать</w:t>
      </w:r>
      <w:r w:rsidR="00037D8A">
        <w:rPr>
          <w:lang w:val="ru-BY"/>
        </w:rPr>
        <w:t xml:space="preserve"> каждый кадр </w:t>
      </w:r>
      <w:del w:id="2443" w:author="Anton Log" w:date="2023-05-10T16:49:00Z">
        <w:r w:rsidR="00037D8A" w:rsidDel="001D6C6F">
          <w:rPr>
            <w:lang w:val="ru-BY"/>
          </w:rPr>
          <w:delText>по</w:delText>
        </w:r>
        <w:r w:rsidR="00037D8A" w:rsidDel="00A75AC0">
          <w:rPr>
            <w:lang w:val="ru-BY"/>
          </w:rPr>
          <w:delText xml:space="preserve"> </w:delText>
        </w:r>
        <w:r w:rsidR="00037D8A" w:rsidDel="001D6C6F">
          <w:rPr>
            <w:lang w:val="ru-BY"/>
          </w:rPr>
          <w:delText>отдельности</w:delText>
        </w:r>
      </w:del>
      <w:ins w:id="2444" w:author="Anton Log" w:date="2023-05-10T16:49:00Z">
        <w:r w:rsidR="001D6C6F">
          <w:rPr>
            <w:lang w:val="ru-BY"/>
          </w:rPr>
          <w:t>по</w:t>
        </w:r>
      </w:ins>
      <w:ins w:id="2445" w:author="AdminNB" w:date="2023-05-10T23:14:00Z">
        <w:r w:rsidR="00B842FF">
          <w:t xml:space="preserve"> </w:t>
        </w:r>
      </w:ins>
      <w:ins w:id="2446" w:author="Anton Log" w:date="2023-05-10T16:49:00Z">
        <w:del w:id="2447" w:author="AdminNB" w:date="2023-05-10T23:14:00Z">
          <w:r w:rsidR="001D6C6F" w:rsidDel="00B842FF">
            <w:rPr>
              <w:lang w:val="ru-BY"/>
            </w:rPr>
            <w:delText>-</w:delText>
          </w:r>
        </w:del>
        <w:r w:rsidR="001D6C6F">
          <w:rPr>
            <w:lang w:val="ru-BY"/>
          </w:rPr>
          <w:t>отдельности</w:t>
        </w:r>
        <w:r w:rsidR="002A3E13">
          <w:rPr>
            <w:lang w:val="ru-BY"/>
          </w:rPr>
          <w:t>.</w:t>
        </w:r>
      </w:ins>
      <w:del w:id="2448" w:author="Anton Log" w:date="2023-05-10T16:49:00Z">
        <w:r w:rsidR="00037D8A" w:rsidDel="002A3E13">
          <w:rPr>
            <w:lang w:val="ru-BY"/>
          </w:rPr>
          <w:delText>,</w:delText>
        </w:r>
      </w:del>
      <w:r w:rsidR="00037D8A">
        <w:rPr>
          <w:lang w:val="ru-BY"/>
        </w:rPr>
        <w:t xml:space="preserve"> </w:t>
      </w:r>
      <w:ins w:id="2449" w:author="Anton Log" w:date="2023-05-10T16:49:00Z">
        <w:r w:rsidR="006519E9">
          <w:rPr>
            <w:lang w:val="ru-BY"/>
          </w:rPr>
          <w:t>Кадры</w:t>
        </w:r>
      </w:ins>
      <w:del w:id="2450" w:author="Anton Log" w:date="2023-05-10T16:49:00Z">
        <w:r w:rsidR="00037D8A" w:rsidDel="002A3E13">
          <w:rPr>
            <w:lang w:val="ru-BY"/>
          </w:rPr>
          <w:delText>которые можно</w:delText>
        </w:r>
      </w:del>
      <w:r w:rsidR="00037D8A">
        <w:rPr>
          <w:lang w:val="ru-BY"/>
        </w:rPr>
        <w:t xml:space="preserve"> затем</w:t>
      </w:r>
      <w:ins w:id="2451" w:author="Anton Log" w:date="2023-05-10T16:50:00Z">
        <w:r w:rsidR="001514F5">
          <w:rPr>
            <w:lang w:val="ru-BY"/>
          </w:rPr>
          <w:t xml:space="preserve"> можно</w:t>
        </w:r>
      </w:ins>
      <w:r w:rsidR="00037D8A">
        <w:rPr>
          <w:lang w:val="ru-BY"/>
        </w:rPr>
        <w:t xml:space="preserve"> импортировать </w:t>
      </w:r>
      <w:del w:id="2452" w:author="Anton Log" w:date="2023-05-10T16:50:00Z">
        <w:r w:rsidR="00037D8A" w:rsidDel="007226EC">
          <w:rPr>
            <w:lang w:val="ru-BY"/>
          </w:rPr>
          <w:delText xml:space="preserve">уже </w:delText>
        </w:r>
      </w:del>
      <w:ins w:id="2453" w:author="Anton Log" w:date="2023-05-10T16:50:00Z">
        <w:r w:rsidR="007226EC">
          <w:rPr>
            <w:lang w:val="ru-BY"/>
          </w:rPr>
          <w:t xml:space="preserve">в виде </w:t>
        </w:r>
      </w:ins>
      <w:r w:rsidR="00037D8A">
        <w:rPr>
          <w:lang w:val="ru-BY"/>
        </w:rPr>
        <w:t xml:space="preserve">готовой </w:t>
      </w:r>
      <w:del w:id="2454" w:author="Anton Log" w:date="2023-05-10T16:50:00Z">
        <w:r w:rsidR="00037D8A" w:rsidDel="008C2FD9">
          <w:rPr>
            <w:lang w:val="ru-BY"/>
          </w:rPr>
          <w:delText xml:space="preserve">записью </w:delText>
        </w:r>
      </w:del>
      <w:ins w:id="2455" w:author="Anton Log" w:date="2023-05-10T16:50:00Z">
        <w:r w:rsidR="008C2FD9">
          <w:rPr>
            <w:lang w:val="ru-BY"/>
          </w:rPr>
          <w:t xml:space="preserve">записи </w:t>
        </w:r>
      </w:ins>
      <w:r w:rsidR="00037D8A">
        <w:rPr>
          <w:lang w:val="ru-BY"/>
        </w:rPr>
        <w:t xml:space="preserve">в файле с расширением </w:t>
      </w:r>
      <w:ins w:id="2456" w:author="Anton Log" w:date="2023-05-10T16:50:00Z">
        <w:r w:rsidR="00B119D2">
          <w:rPr>
            <w:lang w:val="ru-BY"/>
          </w:rPr>
          <w:t>.</w:t>
        </w:r>
      </w:ins>
      <w:r w:rsidR="00037D8A">
        <w:rPr>
          <w:lang w:val="en-US"/>
        </w:rPr>
        <w:t>gif</w:t>
      </w:r>
      <w:r w:rsidR="00037D8A">
        <w:rPr>
          <w:lang w:val="ru-BY"/>
        </w:rPr>
        <w:t>, или расположить каждый кадр друг за другом на одном изображении</w:t>
      </w:r>
      <w:ins w:id="2457" w:author="Anton Log" w:date="2023-05-10T16:50:00Z">
        <w:r>
          <w:rPr>
            <w:lang w:val="ru-BY"/>
          </w:rPr>
          <w:t>. Последний формат</w:t>
        </w:r>
      </w:ins>
      <w:del w:id="2458" w:author="Anton Log" w:date="2023-05-10T16:50:00Z">
        <w:r w:rsidR="00037D8A" w:rsidDel="007A7437">
          <w:rPr>
            <w:lang w:val="ru-BY"/>
          </w:rPr>
          <w:delText>, что</w:delText>
        </w:r>
      </w:del>
      <w:r w:rsidR="00037D8A">
        <w:rPr>
          <w:lang w:val="ru-BY"/>
        </w:rPr>
        <w:t xml:space="preserve"> облегчает процесс переноса анимации </w:t>
      </w:r>
      <w:r w:rsidR="001E42D6">
        <w:rPr>
          <w:lang w:val="ru-BY"/>
        </w:rPr>
        <w:t xml:space="preserve">для </w:t>
      </w:r>
      <w:r w:rsidR="00A101B6">
        <w:rPr>
          <w:lang w:val="ru-BY"/>
        </w:rPr>
        <w:t>реализации</w:t>
      </w:r>
      <w:r w:rsidR="001E42D6">
        <w:rPr>
          <w:lang w:val="ru-BY"/>
        </w:rPr>
        <w:t xml:space="preserve"> внутри </w:t>
      </w:r>
      <w:r w:rsidR="000172E6">
        <w:rPr>
          <w:lang w:val="ru-BY"/>
        </w:rPr>
        <w:t>платформ для создания игр</w:t>
      </w:r>
      <w:r w:rsidR="00037D8A">
        <w:rPr>
          <w:lang w:val="ru-BY"/>
        </w:rPr>
        <w:t xml:space="preserve">, </w:t>
      </w:r>
      <w:r w:rsidR="00DC069C">
        <w:rPr>
          <w:lang w:val="ru-BY"/>
        </w:rPr>
        <w:t>например</w:t>
      </w:r>
      <w:r w:rsidR="0035476D">
        <w:rPr>
          <w:lang w:val="ru-BY"/>
        </w:rPr>
        <w:t>,</w:t>
      </w:r>
      <w:r w:rsidR="00DC069C">
        <w:rPr>
          <w:lang w:val="ru-BY"/>
        </w:rPr>
        <w:t xml:space="preserve"> </w:t>
      </w:r>
      <w:r w:rsidR="00037D8A">
        <w:rPr>
          <w:lang w:val="en-US"/>
        </w:rPr>
        <w:t>Unity</w:t>
      </w:r>
      <w:r w:rsidR="00037D8A">
        <w:rPr>
          <w:lang w:val="ru-BY"/>
        </w:rPr>
        <w:t>.</w:t>
      </w:r>
    </w:p>
    <w:p w14:paraId="2012757C" w14:textId="679ECCD9" w:rsidR="003630EE" w:rsidRDefault="003630EE" w:rsidP="000772EE">
      <w:pPr>
        <w:rPr>
          <w:ins w:id="2459" w:author="Anton Log" w:date="2023-05-10T16:52:00Z"/>
          <w:lang w:val="ru-BY"/>
        </w:rPr>
      </w:pPr>
    </w:p>
    <w:p w14:paraId="2090C37E" w14:textId="3DFE742D" w:rsidR="003630EE" w:rsidRPr="00330298" w:rsidRDefault="003630EE" w:rsidP="000772EE">
      <w:pPr>
        <w:rPr>
          <w:ins w:id="2460" w:author="Anton Log" w:date="2023-05-10T16:52:00Z"/>
          <w:sz w:val="32"/>
          <w:szCs w:val="28"/>
          <w:lang w:val="ru-BY"/>
          <w:rPrChange w:id="2461" w:author="AdminNB" w:date="2023-05-10T23:13:00Z">
            <w:rPr>
              <w:ins w:id="2462" w:author="Anton Log" w:date="2023-05-10T16:52:00Z"/>
              <w:sz w:val="32"/>
              <w:szCs w:val="28"/>
              <w:lang w:val="ru-BY"/>
            </w:rPr>
          </w:rPrChange>
        </w:rPr>
      </w:pPr>
      <w:ins w:id="2463" w:author="Anton Log" w:date="2023-05-10T16:52:00Z">
        <w:r>
          <w:rPr>
            <w:lang w:val="ru-BY"/>
          </w:rPr>
          <w:t>В Приложении В представлена раскадровка созданной анимации</w:t>
        </w:r>
      </w:ins>
      <w:ins w:id="2464" w:author="Anton Log" w:date="2023-05-10T16:54:00Z">
        <w:r w:rsidR="008D1D67">
          <w:rPr>
            <w:lang w:val="ru-BY"/>
          </w:rPr>
          <w:t xml:space="preserve"> для бонуса </w:t>
        </w:r>
        <w:proofErr w:type="spellStart"/>
        <w:r w:rsidR="008D1D67" w:rsidRPr="008F140D">
          <w:rPr>
            <w:rStyle w:val="aff8"/>
            <w:rFonts w:eastAsiaTheme="minorHAnsi"/>
          </w:rPr>
          <w:t>DestructionCollectible</w:t>
        </w:r>
      </w:ins>
      <w:proofErr w:type="spellEnd"/>
      <w:ins w:id="2465" w:author="Anton Log" w:date="2023-05-10T16:52:00Z">
        <w:r>
          <w:rPr>
            <w:lang w:val="ru-BY"/>
          </w:rPr>
          <w:t>.</w:t>
        </w:r>
      </w:ins>
      <w:ins w:id="2466" w:author="Anton Log" w:date="2023-05-10T16:54:00Z">
        <w:r w:rsidR="008D1D67">
          <w:rPr>
            <w:lang w:val="ru-BY"/>
          </w:rPr>
          <w:t xml:space="preserve"> </w:t>
        </w:r>
      </w:ins>
      <w:ins w:id="2467" w:author="Anton Log" w:date="2023-05-10T16:55:00Z">
        <w:r w:rsidR="008D1D67">
          <w:rPr>
            <w:lang w:val="ru-BY"/>
          </w:rPr>
          <w:t xml:space="preserve">Кадры анимации были созданы с помощью редактора </w:t>
        </w:r>
        <w:r w:rsidR="008D1D67">
          <w:rPr>
            <w:lang w:val="en-US"/>
          </w:rPr>
          <w:t>PixilArt</w:t>
        </w:r>
        <w:r w:rsidR="008D1D67">
          <w:rPr>
            <w:lang w:val="ru-BY"/>
          </w:rPr>
          <w:t>.</w:t>
        </w:r>
      </w:ins>
    </w:p>
    <w:p w14:paraId="4550F230" w14:textId="7A9F811A" w:rsidR="00DA72E3" w:rsidRPr="00330298" w:rsidDel="003630EE" w:rsidRDefault="00DA72E3" w:rsidP="00DA72E3">
      <w:pPr>
        <w:pStyle w:val="afff3"/>
        <w:rPr>
          <w:del w:id="2468" w:author="Anton Log" w:date="2023-05-10T16:52:00Z"/>
          <w:lang w:val="ru-BY"/>
          <w:rPrChange w:id="2469" w:author="AdminNB" w:date="2023-05-10T23:13:00Z">
            <w:rPr>
              <w:del w:id="2470" w:author="Anton Log" w:date="2023-05-10T16:52:00Z"/>
              <w:lang w:val="ru-BY"/>
            </w:rPr>
          </w:rPrChange>
        </w:rPr>
      </w:pPr>
      <w:del w:id="2471" w:author="Anton Log" w:date="2023-05-10T16:52:00Z">
        <w:r w:rsidRPr="00330298" w:rsidDel="003630EE">
          <w:rPr>
            <w:rPrChange w:id="2472" w:author="AdminNB" w:date="2023-05-10T23:13:00Z">
              <w:rPr/>
            </w:rPrChange>
          </w:rPr>
          <w:delText>Рисунок 2.8 – Раскадровка анимации удара молнии</w:delText>
        </w:r>
        <w:r w:rsidR="0072134A" w:rsidRPr="00330298" w:rsidDel="003630EE">
          <w:rPr>
            <w:lang w:val="ru-BY"/>
            <w:rPrChange w:id="2473" w:author="AdminNB" w:date="2023-05-10T23:13:00Z">
              <w:rPr>
                <w:lang w:val="ru-BY"/>
              </w:rPr>
            </w:rPrChange>
          </w:rPr>
          <w:tab/>
        </w:r>
      </w:del>
    </w:p>
    <w:p w14:paraId="4A06C3F1" w14:textId="1CAD98C2" w:rsidR="00B24CF4" w:rsidRPr="00330298" w:rsidDel="008D1D67" w:rsidRDefault="00B24CF4">
      <w:pPr>
        <w:rPr>
          <w:del w:id="2474" w:author="Anton Log" w:date="2023-05-10T16:53:00Z"/>
          <w:rPrChange w:id="2475" w:author="AdminNB" w:date="2023-05-10T23:13:00Z">
            <w:rPr>
              <w:del w:id="2476" w:author="Anton Log" w:date="2023-05-10T16:53:00Z"/>
              <w:color w:val="FF0000"/>
            </w:rPr>
          </w:rPrChange>
        </w:rPr>
        <w:pPrChange w:id="2477" w:author="Anton Log" w:date="2023-05-10T16:52:00Z">
          <w:pPr>
            <w:ind w:firstLine="0"/>
          </w:pPr>
        </w:pPrChange>
      </w:pPr>
    </w:p>
    <w:p w14:paraId="2D325EF5" w14:textId="72D107C5" w:rsidR="0084750F" w:rsidRPr="00330298" w:rsidRDefault="00F801BF" w:rsidP="004B2EA2">
      <w:pPr>
        <w:spacing w:line="240" w:lineRule="auto"/>
        <w:ind w:firstLine="0"/>
        <w:contextualSpacing w:val="0"/>
        <w:jc w:val="left"/>
        <w:rPr>
          <w:rPrChange w:id="2478" w:author="AdminNB" w:date="2023-05-10T23:13:00Z">
            <w:rPr>
              <w:color w:val="FF0000"/>
            </w:rPr>
          </w:rPrChange>
        </w:rPr>
      </w:pPr>
      <w:r w:rsidRPr="00330298">
        <w:rPr>
          <w:rPrChange w:id="2479" w:author="AdminNB" w:date="2023-05-10T23:13:00Z">
            <w:rPr>
              <w:color w:val="FF0000"/>
            </w:rPr>
          </w:rPrChange>
        </w:rPr>
        <w:br w:type="page"/>
      </w:r>
    </w:p>
    <w:p w14:paraId="010CD0BE" w14:textId="328572CA" w:rsidR="007F4F27" w:rsidRDefault="007F4F27" w:rsidP="007F4F27">
      <w:pPr>
        <w:pStyle w:val="affa"/>
      </w:pPr>
      <w:bookmarkStart w:id="2480" w:name="_Toc134632496"/>
      <w:r>
        <w:lastRenderedPageBreak/>
        <w:t>Заключение</w:t>
      </w:r>
      <w:bookmarkEnd w:id="2480"/>
    </w:p>
    <w:p w14:paraId="7E40441C" w14:textId="36C4175E" w:rsidR="00925495" w:rsidRDefault="007F4F27" w:rsidP="007F4F27">
      <w:pPr>
        <w:ind w:firstLine="708"/>
        <w:contextualSpacing w:val="0"/>
        <w:rPr>
          <w:ins w:id="2481" w:author="Anton Log" w:date="2023-05-10T16:56:00Z"/>
        </w:rPr>
      </w:pPr>
      <w:r>
        <w:t xml:space="preserve">Был проведен сравнительный анализ компьютерных игр жанра «бесконечный </w:t>
      </w:r>
      <w:proofErr w:type="spellStart"/>
      <w:r>
        <w:t>раннер</w:t>
      </w:r>
      <w:proofErr w:type="spellEnd"/>
      <w:r>
        <w:t>»</w:t>
      </w:r>
      <w:r w:rsidR="00011011">
        <w:t xml:space="preserve">, изучены основные составляющие жанра, </w:t>
      </w:r>
      <w:del w:id="2482" w:author="Anton Log" w:date="2023-05-10T16:55:00Z">
        <w:r w:rsidR="00011011" w:rsidDel="00232571">
          <w:delText xml:space="preserve">учтены </w:delText>
        </w:r>
      </w:del>
      <w:ins w:id="2483" w:author="Anton Log" w:date="2023-05-10T16:55:00Z">
        <w:r w:rsidR="00232571">
          <w:rPr>
            <w:lang w:val="ru-BY"/>
          </w:rPr>
          <w:t>рассмотрены</w:t>
        </w:r>
        <w:r w:rsidR="00232571">
          <w:t xml:space="preserve"> </w:t>
        </w:r>
      </w:ins>
      <w:r w:rsidR="00011011">
        <w:t>достоинства и недостатки игр-аналогов.</w:t>
      </w:r>
    </w:p>
    <w:p w14:paraId="6D3309D6" w14:textId="1BFB53F7" w:rsidR="00803FE4" w:rsidRPr="00CC4CB0" w:rsidDel="00B93205" w:rsidRDefault="00803FE4" w:rsidP="006560B9">
      <w:pPr>
        <w:ind w:firstLine="708"/>
        <w:contextualSpacing w:val="0"/>
        <w:rPr>
          <w:del w:id="2484" w:author="Anton Log" w:date="2023-05-10T16:57:00Z"/>
        </w:rPr>
      </w:pPr>
      <w:ins w:id="2485" w:author="Anton Log" w:date="2023-05-10T16:56:00Z">
        <w:r>
          <w:rPr>
            <w:lang w:val="ru-BY"/>
          </w:rPr>
          <w:t xml:space="preserve">Были сравнены платформы для </w:t>
        </w:r>
        <w:r>
          <w:t>разработки видеоигр</w:t>
        </w:r>
        <w:r>
          <w:rPr>
            <w:lang w:val="ru-BY"/>
          </w:rPr>
          <w:t xml:space="preserve"> </w:t>
        </w:r>
        <w:r>
          <w:rPr>
            <w:lang w:val="en-US"/>
          </w:rPr>
          <w:t>Unreal</w:t>
        </w:r>
        <w:r w:rsidRPr="00803FE4">
          <w:rPr>
            <w:rPrChange w:id="2486" w:author="Anton Log" w:date="2023-05-10T16:56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Engine</w:t>
        </w:r>
        <w:r w:rsidRPr="00803FE4">
          <w:rPr>
            <w:rPrChange w:id="2487" w:author="Anton Log" w:date="2023-05-10T16:56:00Z">
              <w:rPr>
                <w:lang w:val="en-US"/>
              </w:rPr>
            </w:rPrChange>
          </w:rPr>
          <w:t xml:space="preserve"> </w:t>
        </w:r>
        <w:r>
          <w:rPr>
            <w:lang w:val="ru-BY"/>
          </w:rPr>
          <w:t xml:space="preserve">и </w:t>
        </w:r>
        <w:r>
          <w:rPr>
            <w:lang w:val="en-US"/>
          </w:rPr>
          <w:t>Unity</w:t>
        </w:r>
        <w:r w:rsidRPr="00803FE4">
          <w:rPr>
            <w:rPrChange w:id="2488" w:author="Anton Log" w:date="2023-05-10T16:56:00Z">
              <w:rPr>
                <w:lang w:val="en-US"/>
              </w:rPr>
            </w:rPrChange>
          </w:rPr>
          <w:t>.</w:t>
        </w:r>
      </w:ins>
      <w:ins w:id="2489" w:author="Anton Log" w:date="2023-05-10T16:57:00Z">
        <w:r w:rsidR="00B93205" w:rsidRPr="00B93205">
          <w:rPr>
            <w:rPrChange w:id="2490" w:author="Anton Log" w:date="2023-05-10T16:57:00Z">
              <w:rPr>
                <w:lang w:val="en-US"/>
              </w:rPr>
            </w:rPrChange>
          </w:rPr>
          <w:t xml:space="preserve"> </w:t>
        </w:r>
      </w:ins>
    </w:p>
    <w:p w14:paraId="2925CDD3" w14:textId="17286DF0" w:rsidR="00CA431E" w:rsidRDefault="00DB4972" w:rsidP="00CA431E">
      <w:pPr>
        <w:ind w:firstLine="708"/>
        <w:contextualSpacing w:val="0"/>
      </w:pPr>
      <w:del w:id="2491" w:author="Anton Log" w:date="2023-05-10T16:57:00Z">
        <w:r w:rsidDel="00B93205">
          <w:delText xml:space="preserve">После анализа платформ для </w:delText>
        </w:r>
      </w:del>
      <w:del w:id="2492" w:author="Anton Log" w:date="2023-05-10T16:56:00Z">
        <w:r w:rsidDel="00803FE4">
          <w:delText xml:space="preserve">разработки видеоигр </w:delText>
        </w:r>
      </w:del>
      <w:del w:id="2493" w:author="Anton Log" w:date="2023-05-10T16:57:00Z">
        <w:r w:rsidDel="00B93205">
          <w:delText>был сделан в</w:delText>
        </w:r>
      </w:del>
      <w:ins w:id="2494" w:author="Anton Log" w:date="2023-05-10T16:57:00Z">
        <w:r w:rsidR="00B93205">
          <w:rPr>
            <w:lang w:val="ru-BY"/>
          </w:rPr>
          <w:t>Вы</w:t>
        </w:r>
      </w:ins>
      <w:del w:id="2495" w:author="Anton Log" w:date="2023-05-10T16:57:00Z">
        <w:r w:rsidDel="00B93205">
          <w:delText>ы</w:delText>
        </w:r>
      </w:del>
      <w:r>
        <w:t>бор</w:t>
      </w:r>
      <w:ins w:id="2496" w:author="Anton Log" w:date="2023-05-10T16:57:00Z">
        <w:r w:rsidR="00F02E03">
          <w:rPr>
            <w:lang w:val="ru-BY"/>
          </w:rPr>
          <w:t xml:space="preserve"> был сделан</w:t>
        </w:r>
      </w:ins>
      <w:r>
        <w:t xml:space="preserve"> в пользу игровой платформы </w:t>
      </w:r>
      <w:r>
        <w:rPr>
          <w:lang w:val="en-US"/>
        </w:rPr>
        <w:t>Unity</w:t>
      </w:r>
      <w:r w:rsidR="009866F8" w:rsidRPr="00011011">
        <w:t>.</w:t>
      </w:r>
      <w:del w:id="2497" w:author="Anton Log" w:date="2023-05-10T17:08:00Z">
        <w:r w:rsidR="00650B99" w:rsidDel="00C058F1">
          <w:delText xml:space="preserve"> </w:delText>
        </w:r>
      </w:del>
    </w:p>
    <w:p w14:paraId="399C2AF8" w14:textId="14B6FFD9" w:rsidR="00B10CFA" w:rsidRPr="00B10CFA" w:rsidDel="00B10CFA" w:rsidRDefault="0098246B" w:rsidP="00B10CFA">
      <w:pPr>
        <w:ind w:firstLine="708"/>
        <w:contextualSpacing w:val="0"/>
        <w:rPr>
          <w:del w:id="2498" w:author="Anton Log" w:date="2023-05-10T17:07:00Z"/>
          <w:moveTo w:id="2499" w:author="Anton Log" w:date="2023-05-10T17:07:00Z"/>
          <w:lang w:val="ru-BY"/>
          <w:rPrChange w:id="2500" w:author="Anton Log" w:date="2023-05-10T17:07:00Z">
            <w:rPr>
              <w:del w:id="2501" w:author="Anton Log" w:date="2023-05-10T17:07:00Z"/>
              <w:moveTo w:id="2502" w:author="Anton Log" w:date="2023-05-10T17:07:00Z"/>
            </w:rPr>
          </w:rPrChange>
        </w:rPr>
      </w:pPr>
      <w:r>
        <w:t>Были спроектированы правила игры, придуманы различные ловушки, противники; проработаны системы бонусов и система начисления очков.</w:t>
      </w:r>
      <w:ins w:id="2503" w:author="Anton Log" w:date="2023-05-10T16:57:00Z">
        <w:r w:rsidR="00F02E03">
          <w:rPr>
            <w:lang w:val="ru-BY"/>
          </w:rPr>
          <w:t xml:space="preserve"> Реализовано </w:t>
        </w:r>
      </w:ins>
      <w:ins w:id="2504" w:author="Anton Log" w:date="2023-05-10T17:01:00Z">
        <w:r w:rsidR="0051623A">
          <w:rPr>
            <w:lang w:val="ru-BY"/>
          </w:rPr>
          <w:t>три</w:t>
        </w:r>
      </w:ins>
      <w:ins w:id="2505" w:author="Anton Log" w:date="2023-05-10T16:57:00Z">
        <w:r w:rsidR="00F02E03">
          <w:rPr>
            <w:lang w:val="ru-BY"/>
          </w:rPr>
          <w:t xml:space="preserve"> типа</w:t>
        </w:r>
      </w:ins>
      <w:ins w:id="2506" w:author="Anton Log" w:date="2023-05-10T16:59:00Z">
        <w:r w:rsidR="00C35683">
          <w:rPr>
            <w:lang w:val="ru-BY"/>
          </w:rPr>
          <w:t xml:space="preserve"> </w:t>
        </w:r>
        <w:r w:rsidR="00F02E03">
          <w:rPr>
            <w:lang w:val="ru-BY"/>
          </w:rPr>
          <w:t>препятствий</w:t>
        </w:r>
      </w:ins>
      <w:ins w:id="2507" w:author="Anton Log" w:date="2023-05-10T16:58:00Z">
        <w:r w:rsidR="00F02E03">
          <w:rPr>
            <w:lang w:val="ru-BY"/>
          </w:rPr>
          <w:t>:</w:t>
        </w:r>
      </w:ins>
      <w:ins w:id="2508" w:author="Anton Log" w:date="2023-05-10T16:59:00Z">
        <w:r w:rsidR="00F02E03">
          <w:rPr>
            <w:lang w:val="ru-BY"/>
          </w:rPr>
          <w:t xml:space="preserve"> ловушки</w:t>
        </w:r>
      </w:ins>
      <w:ins w:id="2509" w:author="Anton Log" w:date="2023-05-10T16:58:00Z">
        <w:r w:rsidR="00F02E03">
          <w:rPr>
            <w:lang w:val="ru-BY"/>
          </w:rPr>
          <w:t xml:space="preserve"> </w:t>
        </w:r>
        <w:proofErr w:type="spellStart"/>
        <w:r w:rsidR="00F02E03" w:rsidRPr="00961642">
          <w:rPr>
            <w:rPrChange w:id="2510" w:author="Anton Log" w:date="2023-05-10T17:02:00Z">
              <w:rPr>
                <w:lang w:val="en-US"/>
              </w:rPr>
            </w:rPrChange>
          </w:rPr>
          <w:t>Spikes</w:t>
        </w:r>
      </w:ins>
      <w:proofErr w:type="spellEnd"/>
      <w:ins w:id="2511" w:author="Anton Log" w:date="2023-05-10T16:59:00Z">
        <w:r w:rsidR="009C5544" w:rsidRPr="00961642">
          <w:rPr>
            <w:rPrChange w:id="2512" w:author="Anton Log" w:date="2023-05-10T17:02:00Z">
              <w:rPr>
                <w:lang w:val="ru-BY"/>
              </w:rPr>
            </w:rPrChange>
          </w:rPr>
          <w:t xml:space="preserve"> и </w:t>
        </w:r>
      </w:ins>
      <w:proofErr w:type="spellStart"/>
      <w:ins w:id="2513" w:author="Anton Log" w:date="2023-05-10T16:58:00Z">
        <w:r w:rsidR="00F02E03" w:rsidRPr="00961642">
          <w:rPr>
            <w:rPrChange w:id="2514" w:author="Anton Log" w:date="2023-05-10T17:02:00Z">
              <w:rPr>
                <w:lang w:val="en-US"/>
              </w:rPr>
            </w:rPrChange>
          </w:rPr>
          <w:t>ArrowTrap</w:t>
        </w:r>
      </w:ins>
      <w:proofErr w:type="spellEnd"/>
      <w:ins w:id="2515" w:author="Anton Log" w:date="2023-05-10T16:59:00Z">
        <w:r w:rsidR="009C5544" w:rsidRPr="00961642">
          <w:rPr>
            <w:rPrChange w:id="2516" w:author="Anton Log" w:date="2023-05-10T17:02:00Z">
              <w:rPr>
                <w:lang w:val="ru-BY"/>
              </w:rPr>
            </w:rPrChange>
          </w:rPr>
          <w:t>, прот</w:t>
        </w:r>
      </w:ins>
      <w:ins w:id="2517" w:author="AdminNB" w:date="2023-05-10T23:17:00Z">
        <w:r w:rsidR="00F0071D">
          <w:t>ив</w:t>
        </w:r>
      </w:ins>
      <w:ins w:id="2518" w:author="Anton Log" w:date="2023-05-10T16:59:00Z">
        <w:del w:id="2519" w:author="AdminNB" w:date="2023-05-10T23:17:00Z">
          <w:r w:rsidR="009C5544" w:rsidRPr="00961642" w:rsidDel="00F0071D">
            <w:rPr>
              <w:rPrChange w:id="2520" w:author="Anton Log" w:date="2023-05-10T17:02:00Z">
                <w:rPr>
                  <w:lang w:val="ru-BY"/>
                </w:rPr>
              </w:rPrChange>
            </w:rPr>
            <w:delText>ви</w:delText>
          </w:r>
        </w:del>
        <w:r w:rsidR="009C5544" w:rsidRPr="00961642">
          <w:rPr>
            <w:rPrChange w:id="2521" w:author="Anton Log" w:date="2023-05-10T17:02:00Z">
              <w:rPr>
                <w:lang w:val="ru-BY"/>
              </w:rPr>
            </w:rPrChange>
          </w:rPr>
          <w:t>ник</w:t>
        </w:r>
      </w:ins>
      <w:ins w:id="2522" w:author="Anton Log" w:date="2023-05-10T16:58:00Z">
        <w:r w:rsidR="00F02E03" w:rsidRPr="00961642">
          <w:rPr>
            <w:rPrChange w:id="2523" w:author="Anton Log" w:date="2023-05-10T17:02:00Z">
              <w:rPr>
                <w:lang w:val="ru-BY"/>
              </w:rPr>
            </w:rPrChange>
          </w:rPr>
          <w:t xml:space="preserve"> </w:t>
        </w:r>
        <w:proofErr w:type="spellStart"/>
        <w:r w:rsidR="00F02E03" w:rsidRPr="00961642">
          <w:rPr>
            <w:rPrChange w:id="2524" w:author="Anton Log" w:date="2023-05-10T17:02:00Z">
              <w:rPr>
                <w:rStyle w:val="aff8"/>
                <w:rFonts w:eastAsiaTheme="minorHAnsi"/>
              </w:rPr>
            </w:rPrChange>
          </w:rPr>
          <w:t>MeleeEnemy</w:t>
        </w:r>
      </w:ins>
      <w:proofErr w:type="spellEnd"/>
      <w:ins w:id="2525" w:author="Anton Log" w:date="2023-05-10T16:59:00Z">
        <w:r w:rsidR="00C35683" w:rsidRPr="00961642">
          <w:rPr>
            <w:rPrChange w:id="2526" w:author="Anton Log" w:date="2023-05-10T17:02:00Z">
              <w:rPr>
                <w:rStyle w:val="aff8"/>
                <w:rFonts w:eastAsiaTheme="minorHAnsi"/>
                <w:lang w:val="ru-BY"/>
              </w:rPr>
            </w:rPrChange>
          </w:rPr>
          <w:t>.</w:t>
        </w:r>
      </w:ins>
      <w:ins w:id="2527" w:author="Anton Log" w:date="2023-05-10T17:00:00Z">
        <w:r w:rsidR="0051623A" w:rsidRPr="00961642">
          <w:rPr>
            <w:rPrChange w:id="2528" w:author="Anton Log" w:date="2023-05-10T17:02:00Z">
              <w:rPr>
                <w:rStyle w:val="aff8"/>
                <w:rFonts w:eastAsiaTheme="minorHAnsi"/>
                <w:lang w:val="ru-BY"/>
              </w:rPr>
            </w:rPrChange>
          </w:rPr>
          <w:t xml:space="preserve"> </w:t>
        </w:r>
        <w:proofErr w:type="spellStart"/>
        <w:r w:rsidR="0051623A" w:rsidRPr="00961642">
          <w:rPr>
            <w:rPrChange w:id="2529" w:author="Anton Log" w:date="2023-05-10T17:02:00Z">
              <w:rPr>
                <w:rStyle w:val="afff2"/>
                <w:lang w:val="ru-BY"/>
              </w:rPr>
            </w:rPrChange>
          </w:rPr>
          <w:t>Раз</w:t>
        </w:r>
      </w:ins>
      <w:ins w:id="2530" w:author="Anton Log" w:date="2023-05-10T17:01:00Z">
        <w:r w:rsidR="0051623A" w:rsidRPr="00961642">
          <w:rPr>
            <w:rPrChange w:id="2531" w:author="Anton Log" w:date="2023-05-10T17:02:00Z">
              <w:rPr>
                <w:rStyle w:val="afff2"/>
                <w:lang w:val="ru-BY"/>
              </w:rPr>
            </w:rPrChange>
          </w:rPr>
          <w:t>р</w:t>
        </w:r>
        <w:proofErr w:type="spellEnd"/>
        <w:r w:rsidR="0051623A">
          <w:rPr>
            <w:rStyle w:val="afff2"/>
            <w:lang w:val="ru-BY"/>
          </w:rPr>
          <w:t>аботаны три бонуса</w:t>
        </w:r>
      </w:ins>
      <w:ins w:id="2532" w:author="Anton Log" w:date="2023-05-10T17:03:00Z">
        <w:r w:rsidR="000741B4">
          <w:rPr>
            <w:rStyle w:val="afff2"/>
            <w:lang w:val="ru-BY"/>
          </w:rPr>
          <w:t>:</w:t>
        </w:r>
      </w:ins>
      <w:ins w:id="2533" w:author="Anton Log" w:date="2023-05-10T17:02:00Z">
        <w:r w:rsidR="00961642">
          <w:rPr>
            <w:rStyle w:val="afff2"/>
            <w:lang w:val="ru-BY"/>
          </w:rPr>
          <w:t xml:space="preserve"> </w:t>
        </w:r>
        <w:proofErr w:type="spellStart"/>
        <w:r w:rsidR="00961642">
          <w:rPr>
            <w:lang w:val="en-US"/>
          </w:rPr>
          <w:t>DestructionCollectible</w:t>
        </w:r>
        <w:proofErr w:type="spellEnd"/>
        <w:r w:rsidR="00961642" w:rsidRPr="004A4C3D">
          <w:rPr>
            <w:rPrChange w:id="2534" w:author="Anton Log" w:date="2023-05-10T17:03:00Z">
              <w:rPr>
                <w:lang w:val="en-US"/>
              </w:rPr>
            </w:rPrChange>
          </w:rPr>
          <w:t xml:space="preserve">, </w:t>
        </w:r>
        <w:r w:rsidR="00961642">
          <w:rPr>
            <w:lang w:val="en-US"/>
          </w:rPr>
          <w:t>HealthCollectible</w:t>
        </w:r>
        <w:r w:rsidR="00961642" w:rsidRPr="004A4C3D">
          <w:rPr>
            <w:rPrChange w:id="2535" w:author="Anton Log" w:date="2023-05-10T17:03:00Z">
              <w:rPr>
                <w:lang w:val="en-US"/>
              </w:rPr>
            </w:rPrChange>
          </w:rPr>
          <w:t xml:space="preserve">, </w:t>
        </w:r>
        <w:r w:rsidR="00961642">
          <w:rPr>
            <w:lang w:val="en-US"/>
          </w:rPr>
          <w:t>SteelShoesCollectible</w:t>
        </w:r>
      </w:ins>
      <w:ins w:id="2536" w:author="Anton Log" w:date="2023-05-10T17:03:00Z">
        <w:r w:rsidR="00961642">
          <w:rPr>
            <w:lang w:val="ru-BY"/>
          </w:rPr>
          <w:t>.</w:t>
        </w:r>
        <w:r w:rsidR="004A4C3D">
          <w:rPr>
            <w:lang w:val="ru-BY"/>
          </w:rPr>
          <w:t xml:space="preserve"> Создана одна оригинальная анимация применения бонуса </w:t>
        </w:r>
        <w:proofErr w:type="spellStart"/>
        <w:r w:rsidR="004A4C3D">
          <w:rPr>
            <w:lang w:val="en-US"/>
          </w:rPr>
          <w:t>DestructionCollectible</w:t>
        </w:r>
        <w:proofErr w:type="spellEnd"/>
        <w:r w:rsidR="004A4C3D" w:rsidRPr="00CC4CB0">
          <w:rPr>
            <w:rPrChange w:id="2537" w:author="Anton Log" w:date="2023-05-10T17:27:00Z">
              <w:rPr>
                <w:lang w:val="en-US"/>
              </w:rPr>
            </w:rPrChange>
          </w:rPr>
          <w:t>.</w:t>
        </w:r>
      </w:ins>
      <w:ins w:id="2538" w:author="Anton Log" w:date="2023-05-10T17:07:00Z">
        <w:r w:rsidR="00B10CFA">
          <w:rPr>
            <w:lang w:val="ru-BY"/>
          </w:rPr>
          <w:t xml:space="preserve"> </w:t>
        </w:r>
      </w:ins>
      <w:moveToRangeStart w:id="2539" w:author="Anton Log" w:date="2023-05-10T17:07:00Z" w:name="move134630879"/>
    </w:p>
    <w:p w14:paraId="39D7E242" w14:textId="77777777" w:rsidR="00CA431E" w:rsidRDefault="00B10CFA" w:rsidP="00CA431E">
      <w:pPr>
        <w:ind w:firstLine="708"/>
        <w:contextualSpacing w:val="0"/>
        <w:rPr>
          <w:ins w:id="2540" w:author="Anton Log" w:date="2023-05-10T17:13:00Z"/>
        </w:rPr>
      </w:pPr>
      <w:moveTo w:id="2541" w:author="Anton Log" w:date="2023-05-10T17:07:00Z">
        <w:r>
          <w:t>Был разработан пользовательский интерфейс игры, оформлено визуальное представление игры.</w:t>
        </w:r>
      </w:moveTo>
    </w:p>
    <w:p w14:paraId="2A0FD5CB" w14:textId="77777777" w:rsidR="00CA431E" w:rsidRDefault="00CA431E" w:rsidP="00CA431E">
      <w:pPr>
        <w:ind w:firstLine="708"/>
        <w:contextualSpacing w:val="0"/>
        <w:rPr>
          <w:ins w:id="2542" w:author="Anton Log" w:date="2023-05-10T17:13:00Z"/>
        </w:rPr>
      </w:pPr>
      <w:ins w:id="2543" w:author="Anton Log" w:date="2023-05-10T17:13:00Z">
        <w:r>
          <w:rPr>
            <w:lang w:val="ru-BY"/>
          </w:rPr>
          <w:t xml:space="preserve">Видеоигра разработана для операционной системы </w:t>
        </w:r>
        <w:r>
          <w:rPr>
            <w:lang w:val="en-US"/>
          </w:rPr>
          <w:t>Windows</w:t>
        </w:r>
        <w:r>
          <w:rPr>
            <w:lang w:val="ru-BY"/>
          </w:rPr>
          <w:t xml:space="preserve"> с использованием платформы </w:t>
        </w:r>
        <w:r>
          <w:rPr>
            <w:lang w:val="en-US"/>
          </w:rPr>
          <w:t>Unity</w:t>
        </w:r>
        <w:r>
          <w:rPr>
            <w:lang w:val="ru-BY"/>
          </w:rPr>
          <w:t xml:space="preserve"> и языка программирования</w:t>
        </w:r>
        <w:r w:rsidRPr="008F140D">
          <w:t xml:space="preserve"> </w:t>
        </w:r>
        <w:r>
          <w:rPr>
            <w:lang w:val="en-US"/>
          </w:rPr>
          <w:t>C</w:t>
        </w:r>
        <w:r w:rsidRPr="002D653B">
          <w:t>#</w:t>
        </w:r>
        <w:r>
          <w:t>,</w:t>
        </w:r>
        <w:r>
          <w:rPr>
            <w:lang w:val="ru-BY"/>
          </w:rPr>
          <w:t xml:space="preserve"> спрайтов и анимаций из магазина </w:t>
        </w:r>
        <w:r>
          <w:rPr>
            <w:lang w:val="en-US"/>
          </w:rPr>
          <w:t>Unity</w:t>
        </w:r>
        <w:r w:rsidRPr="008B644B">
          <w:t xml:space="preserve"> </w:t>
        </w:r>
        <w:r>
          <w:rPr>
            <w:lang w:val="en-US"/>
          </w:rPr>
          <w:t>Asset</w:t>
        </w:r>
        <w:r w:rsidRPr="008B644B">
          <w:t xml:space="preserve"> </w:t>
        </w:r>
        <w:r>
          <w:rPr>
            <w:lang w:val="en-US"/>
          </w:rPr>
          <w:t>Store</w:t>
        </w:r>
        <w:r>
          <w:rPr>
            <w:lang w:val="ru-BY"/>
          </w:rPr>
          <w:t>.</w:t>
        </w:r>
      </w:ins>
    </w:p>
    <w:p w14:paraId="58233EA8" w14:textId="6B8B4041" w:rsidR="00CA431E" w:rsidRPr="00CA431E" w:rsidDel="00CA431E" w:rsidRDefault="00CA431E">
      <w:pPr>
        <w:ind w:firstLine="708"/>
        <w:contextualSpacing w:val="0"/>
        <w:rPr>
          <w:del w:id="2544" w:author="Anton Log" w:date="2023-05-10T17:13:00Z"/>
          <w:moveTo w:id="2545" w:author="Anton Log" w:date="2023-05-10T17:07:00Z"/>
        </w:rPr>
        <w:pPrChange w:id="2546" w:author="Anton Log" w:date="2023-05-10T17:13:00Z">
          <w:pPr>
            <w:contextualSpacing w:val="0"/>
          </w:pPr>
        </w:pPrChange>
      </w:pPr>
      <w:ins w:id="2547" w:author="Anton Log" w:date="2023-05-10T17:08:00Z">
        <w:r>
          <w:rPr>
            <w:lang w:val="ru-BY"/>
          </w:rPr>
          <w:t xml:space="preserve">Игра </w:t>
        </w:r>
      </w:ins>
      <w:ins w:id="2548" w:author="Anton Log" w:date="2023-05-10T17:09:00Z">
        <w:r>
          <w:rPr>
            <w:lang w:val="ru-BY"/>
          </w:rPr>
          <w:t xml:space="preserve">предлагает игроку </w:t>
        </w:r>
      </w:ins>
      <w:ins w:id="2549" w:author="Anton Log" w:date="2023-05-10T17:11:00Z">
        <w:r>
          <w:rPr>
            <w:lang w:val="ru-BY"/>
          </w:rPr>
          <w:t>справляться</w:t>
        </w:r>
      </w:ins>
      <w:ins w:id="2550" w:author="AdminNB" w:date="2023-05-10T23:18:00Z">
        <w:r w:rsidR="00CB4D96">
          <w:t xml:space="preserve"> с</w:t>
        </w:r>
      </w:ins>
      <w:ins w:id="2551" w:author="Anton Log" w:date="2023-05-10T17:10:00Z">
        <w:r>
          <w:rPr>
            <w:lang w:val="ru-BY"/>
          </w:rPr>
          <w:t xml:space="preserve"> разнообразны</w:t>
        </w:r>
      </w:ins>
      <w:ins w:id="2552" w:author="AdminNB" w:date="2023-05-10T23:18:00Z">
        <w:r w:rsidR="00CB4D96">
          <w:t>ми</w:t>
        </w:r>
      </w:ins>
      <w:ins w:id="2553" w:author="Anton Log" w:date="2023-05-10T17:10:00Z">
        <w:del w:id="2554" w:author="AdminNB" w:date="2023-05-10T23:18:00Z">
          <w:r w:rsidDel="00CB4D96">
            <w:rPr>
              <w:lang w:val="ru-BY"/>
            </w:rPr>
            <w:delText>е</w:delText>
          </w:r>
        </w:del>
        <w:r>
          <w:rPr>
            <w:lang w:val="ru-BY"/>
          </w:rPr>
          <w:t xml:space="preserve"> препятствия</w:t>
        </w:r>
      </w:ins>
      <w:ins w:id="2555" w:author="AdminNB" w:date="2023-05-10T23:18:00Z">
        <w:r w:rsidR="005222F5">
          <w:t>ми</w:t>
        </w:r>
      </w:ins>
      <w:ins w:id="2556" w:author="Anton Log" w:date="2023-05-10T17:11:00Z">
        <w:r>
          <w:rPr>
            <w:lang w:val="ru-BY"/>
          </w:rPr>
          <w:t xml:space="preserve">, преодоление которых усложняется с ходом игры. Система бонусов </w:t>
        </w:r>
      </w:ins>
      <w:ins w:id="2557" w:author="Anton Log" w:date="2023-05-10T17:12:00Z">
        <w:r>
          <w:rPr>
            <w:lang w:val="ru-BY"/>
          </w:rPr>
          <w:t>делает игру еще более разнообразной, предоставляя игроку выбор та</w:t>
        </w:r>
      </w:ins>
      <w:ins w:id="2558" w:author="Anton Log" w:date="2023-05-10T17:13:00Z">
        <w:r>
          <w:rPr>
            <w:lang w:val="ru-BY"/>
          </w:rPr>
          <w:t xml:space="preserve">ктик прохождения. </w:t>
        </w:r>
      </w:ins>
      <w:ins w:id="2559" w:author="Anton Log" w:date="2023-05-10T17:14:00Z">
        <w:r w:rsidR="00A15015">
          <w:rPr>
            <w:lang w:val="ru-BY"/>
          </w:rPr>
          <w:t xml:space="preserve">Созданная видеоигра позволяет провести в ней неограниченное количество времени, так </w:t>
        </w:r>
      </w:ins>
      <w:ins w:id="2560" w:author="AdminNB" w:date="2023-05-10T23:19:00Z">
        <w:r w:rsidR="00114CC2">
          <w:t xml:space="preserve">как </w:t>
        </w:r>
      </w:ins>
      <w:ins w:id="2561" w:author="Anton Log" w:date="2023-05-10T17:14:00Z">
        <w:r w:rsidR="00A15015">
          <w:rPr>
            <w:lang w:val="ru-BY"/>
          </w:rPr>
          <w:t>ее невозможно пройти, но при этом игрок мотивирован совер</w:t>
        </w:r>
      </w:ins>
      <w:ins w:id="2562" w:author="Anton Log" w:date="2023-05-10T17:15:00Z">
        <w:r w:rsidR="00A15015">
          <w:rPr>
            <w:lang w:val="ru-BY"/>
          </w:rPr>
          <w:t>шенствовать свое мастерство и ставить новые рекорды по количеству очков.</w:t>
        </w:r>
      </w:ins>
    </w:p>
    <w:moveToRangeEnd w:id="2539"/>
    <w:p w14:paraId="01E92C18" w14:textId="6C094913" w:rsidR="009A64E1" w:rsidRPr="00FD6AF5" w:rsidDel="00FD6AF5" w:rsidRDefault="009A64E1" w:rsidP="006560B9">
      <w:pPr>
        <w:ind w:firstLine="708"/>
        <w:contextualSpacing w:val="0"/>
        <w:rPr>
          <w:del w:id="2563" w:author="Anton Log" w:date="2023-05-10T17:07:00Z"/>
          <w:lang w:val="ru-BY"/>
          <w:rPrChange w:id="2564" w:author="Anton Log" w:date="2023-05-10T17:07:00Z">
            <w:rPr>
              <w:del w:id="2565" w:author="Anton Log" w:date="2023-05-10T17:07:00Z"/>
            </w:rPr>
          </w:rPrChange>
        </w:rPr>
      </w:pPr>
    </w:p>
    <w:p w14:paraId="3E032216" w14:textId="6F3ED915" w:rsidR="008B644B" w:rsidDel="00B4010C" w:rsidRDefault="008B644B" w:rsidP="006560B9">
      <w:pPr>
        <w:ind w:firstLine="708"/>
        <w:contextualSpacing w:val="0"/>
        <w:rPr>
          <w:del w:id="2566" w:author="Anton Log" w:date="2023-05-10T17:07:00Z"/>
        </w:rPr>
      </w:pPr>
      <w:del w:id="2567" w:author="Anton Log" w:date="2023-05-10T17:07:00Z">
        <w:r w:rsidDel="00FD6AF5">
          <w:delText>На основе спроектированных правил, была совершена их реализация с помощью:</w:delText>
        </w:r>
      </w:del>
    </w:p>
    <w:p w14:paraId="2CF6B49D" w14:textId="1711A8CA" w:rsidR="008B644B" w:rsidRPr="008B644B" w:rsidDel="00B4010C" w:rsidRDefault="008B644B">
      <w:pPr>
        <w:ind w:firstLine="708"/>
        <w:contextualSpacing w:val="0"/>
        <w:rPr>
          <w:del w:id="2568" w:author="Anton Log" w:date="2023-05-10T17:07:00Z"/>
        </w:rPr>
        <w:pPrChange w:id="2569" w:author="Anton Log" w:date="2023-05-10T17:13:00Z">
          <w:pPr>
            <w:pStyle w:val="ae"/>
            <w:numPr>
              <w:numId w:val="10"/>
            </w:numPr>
            <w:ind w:left="1500" w:hanging="360"/>
            <w:contextualSpacing w:val="0"/>
          </w:pPr>
        </w:pPrChange>
      </w:pPr>
      <w:del w:id="2570" w:author="Anton Log" w:date="2023-05-10T17:07:00Z">
        <w:r w:rsidDel="00B4010C">
          <w:delText xml:space="preserve">Игровой платформы для создания игр </w:delText>
        </w:r>
        <w:r w:rsidDel="00B4010C">
          <w:rPr>
            <w:lang w:val="en-US"/>
          </w:rPr>
          <w:delText>Unity</w:delText>
        </w:r>
      </w:del>
    </w:p>
    <w:p w14:paraId="35B31EE5" w14:textId="49FD2EE5" w:rsidR="008B644B" w:rsidDel="00B4010C" w:rsidRDefault="008B644B">
      <w:pPr>
        <w:ind w:firstLine="708"/>
        <w:contextualSpacing w:val="0"/>
        <w:rPr>
          <w:del w:id="2571" w:author="Anton Log" w:date="2023-05-10T17:07:00Z"/>
        </w:rPr>
        <w:pPrChange w:id="2572" w:author="Anton Log" w:date="2023-05-10T17:13:00Z">
          <w:pPr>
            <w:pStyle w:val="ae"/>
            <w:numPr>
              <w:numId w:val="10"/>
            </w:numPr>
            <w:ind w:left="1500" w:hanging="360"/>
            <w:contextualSpacing w:val="0"/>
          </w:pPr>
        </w:pPrChange>
      </w:pPr>
      <w:del w:id="2573" w:author="Anton Log" w:date="2023-05-10T17:07:00Z">
        <w:r w:rsidDel="00B4010C">
          <w:delText>Магазина</w:delText>
        </w:r>
      </w:del>
      <w:del w:id="2574" w:author="Anton Log" w:date="2023-05-10T17:06:00Z">
        <w:r w:rsidDel="00B4010C">
          <w:delText xml:space="preserve"> </w:delText>
        </w:r>
        <w:r w:rsidDel="00B4010C">
          <w:rPr>
            <w:lang w:val="en-US"/>
          </w:rPr>
          <w:delText>Unity</w:delText>
        </w:r>
        <w:r w:rsidRPr="008B644B" w:rsidDel="00B4010C">
          <w:delText xml:space="preserve"> </w:delText>
        </w:r>
        <w:r w:rsidDel="00B4010C">
          <w:rPr>
            <w:lang w:val="en-US"/>
          </w:rPr>
          <w:delText>Asset</w:delText>
        </w:r>
        <w:r w:rsidRPr="008B644B" w:rsidDel="00B4010C">
          <w:delText xml:space="preserve"> </w:delText>
        </w:r>
        <w:r w:rsidDel="00B4010C">
          <w:rPr>
            <w:lang w:val="en-US"/>
          </w:rPr>
          <w:delText>Store</w:delText>
        </w:r>
      </w:del>
      <w:del w:id="2575" w:author="Anton Log" w:date="2023-05-10T17:07:00Z">
        <w:r w:rsidDel="00B4010C">
          <w:delText>, откуда были взяты картинки для составления визуальной составляющей игры</w:delText>
        </w:r>
      </w:del>
    </w:p>
    <w:p w14:paraId="55358330" w14:textId="6EFD4F89" w:rsidR="00A76343" w:rsidDel="00B10CFA" w:rsidRDefault="00981AA8">
      <w:pPr>
        <w:ind w:firstLine="708"/>
        <w:contextualSpacing w:val="0"/>
        <w:rPr>
          <w:moveFrom w:id="2576" w:author="Anton Log" w:date="2023-05-10T17:07:00Z"/>
        </w:rPr>
        <w:pPrChange w:id="2577" w:author="Anton Log" w:date="2023-05-10T17:13:00Z">
          <w:pPr>
            <w:pStyle w:val="ae"/>
            <w:numPr>
              <w:numId w:val="10"/>
            </w:numPr>
            <w:ind w:left="1500" w:hanging="360"/>
            <w:contextualSpacing w:val="0"/>
          </w:pPr>
        </w:pPrChange>
      </w:pPr>
      <w:del w:id="2578" w:author="Anton Log" w:date="2023-05-10T17:07:00Z">
        <w:r w:rsidDel="00FD6AF5">
          <w:delText xml:space="preserve">Языка программирования </w:delText>
        </w:r>
        <w:r w:rsidDel="00FD6AF5">
          <w:rPr>
            <w:lang w:val="en-US"/>
          </w:rPr>
          <w:delText>C</w:delText>
        </w:r>
        <w:r w:rsidRPr="002D653B" w:rsidDel="00FD6AF5">
          <w:delText>#</w:delText>
        </w:r>
        <w:r w:rsidR="00571A59" w:rsidDel="00FD6AF5">
          <w:delText>, использованный д</w:delText>
        </w:r>
        <w:r w:rsidR="002D653B" w:rsidDel="00FD6AF5">
          <w:delText xml:space="preserve">ля написания сценариев </w:delText>
        </w:r>
        <w:r w:rsidR="00571A59" w:rsidDel="00FD6AF5">
          <w:delText>игры</w:delText>
        </w:r>
      </w:del>
      <w:moveFromRangeStart w:id="2579" w:author="Anton Log" w:date="2023-05-10T17:07:00Z" w:name="move134630879"/>
    </w:p>
    <w:p w14:paraId="44917930" w14:textId="6FCC401F" w:rsidR="007F4F27" w:rsidRDefault="00A76343">
      <w:pPr>
        <w:ind w:firstLine="708"/>
        <w:contextualSpacing w:val="0"/>
        <w:pPrChange w:id="2580" w:author="Anton Log" w:date="2023-05-10T17:13:00Z">
          <w:pPr>
            <w:contextualSpacing w:val="0"/>
          </w:pPr>
        </w:pPrChange>
      </w:pPr>
      <w:moveFrom w:id="2581" w:author="Anton Log" w:date="2023-05-10T17:07:00Z">
        <w:r w:rsidDel="00B10CFA">
          <w:t>Был разработан пользовательский интерфейс игры, оформлено визуальное представление игры</w:t>
        </w:r>
        <w:r w:rsidR="00871943" w:rsidDel="00B10CFA">
          <w:t>.</w:t>
        </w:r>
      </w:moveFrom>
      <w:moveFromRangeEnd w:id="2579"/>
    </w:p>
    <w:p w14:paraId="51CB4D20" w14:textId="65FEF513" w:rsidR="007F4F27" w:rsidRDefault="007F4F27">
      <w:pPr>
        <w:spacing w:line="240" w:lineRule="auto"/>
        <w:ind w:firstLine="0"/>
        <w:contextualSpacing w:val="0"/>
        <w:jc w:val="left"/>
        <w:rPr>
          <w:rFonts w:eastAsiaTheme="majorEastAsia" w:cs="Times New Roman"/>
          <w:b/>
          <w:caps/>
          <w:sz w:val="32"/>
          <w:szCs w:val="32"/>
        </w:rPr>
      </w:pPr>
      <w:r>
        <w:br w:type="page"/>
      </w:r>
    </w:p>
    <w:p w14:paraId="7B894875" w14:textId="77777777" w:rsidR="007F4F27" w:rsidRDefault="007F4F27" w:rsidP="0084750F">
      <w:pPr>
        <w:pStyle w:val="affa"/>
      </w:pPr>
    </w:p>
    <w:p w14:paraId="2091E140" w14:textId="218DA3A2" w:rsidR="004B0CFC" w:rsidRPr="00624569" w:rsidRDefault="00624569" w:rsidP="0084750F">
      <w:pPr>
        <w:pStyle w:val="affa"/>
      </w:pPr>
      <w:bookmarkStart w:id="2582" w:name="_Toc134632497"/>
      <w:r>
        <w:t>СПИСОК ИСПОЛЬЗОВАННОЙ ЛИТЕРАТУРЫ</w:t>
      </w:r>
      <w:bookmarkEnd w:id="2582"/>
    </w:p>
    <w:p w14:paraId="18B7AE83" w14:textId="77777777" w:rsidR="00B22378" w:rsidRPr="0046628E" w:rsidRDefault="00B22378" w:rsidP="00B22378">
      <w:pPr>
        <w:pStyle w:val="aff0"/>
        <w:numPr>
          <w:ilvl w:val="0"/>
          <w:numId w:val="7"/>
        </w:numPr>
        <w:ind w:left="0" w:firstLine="851"/>
        <w:rPr>
          <w:moveTo w:id="2583" w:author="AdminNB" w:date="2023-05-10T19:20:00Z"/>
          <w:lang w:val="en-US"/>
        </w:rPr>
      </w:pPr>
      <w:moveToRangeStart w:id="2584" w:author="AdminNB" w:date="2023-05-10T19:20:00Z" w:name="move134638855"/>
      <w:moveTo w:id="2585" w:author="AdminNB" w:date="2023-05-10T19:20:00Z">
        <w:r w:rsidRPr="0046628E">
          <w:rPr>
            <w:lang w:val="en-US"/>
          </w:rPr>
          <w:t xml:space="preserve">Video Gaming Industry &amp; Its Revenue Shift [Electronic resource] – Mode of access: </w:t>
        </w:r>
        <w:r w:rsidRPr="0046628E">
          <w:fldChar w:fldCharType="begin"/>
        </w:r>
        <w:r w:rsidRPr="00DA000B">
          <w:rPr>
            <w:lang w:val="en-US"/>
          </w:rPr>
          <w:instrText>HYPERLINK "https://www.forbes.com/sites/ilkerkoksal/2019/11/08/video-gaming-industry--its-revenue-shift/"</w:instrText>
        </w:r>
        <w:r w:rsidRPr="0046628E">
          <w:fldChar w:fldCharType="separate"/>
        </w:r>
        <w:r w:rsidRPr="00DA000B">
          <w:rPr>
            <w:rStyle w:val="aff"/>
            <w:color w:val="auto"/>
            <w:u w:val="none"/>
            <w:lang w:val="en-US"/>
          </w:rPr>
          <w:t>https://www.forbes.com/sites/ilkerkoksal/2019/11/08/video-gaming-industry--its-revenue-shift/</w:t>
        </w:r>
        <w:r w:rsidRPr="00DA000B">
          <w:rPr>
            <w:rStyle w:val="aff"/>
            <w:color w:val="auto"/>
            <w:u w:val="none"/>
            <w:lang w:val="en-US"/>
          </w:rPr>
          <w:fldChar w:fldCharType="end"/>
        </w:r>
        <w:r w:rsidRPr="0046628E">
          <w:rPr>
            <w:lang w:val="en-US"/>
          </w:rPr>
          <w:t xml:space="preserve"> – Date of access: 13.03.2023.</w:t>
        </w:r>
      </w:moveTo>
    </w:p>
    <w:moveToRangeEnd w:id="2584"/>
    <w:p w14:paraId="77A1EF19" w14:textId="02EAC5DD" w:rsidR="00E70A13" w:rsidRPr="0046628E" w:rsidRDefault="00E70A13" w:rsidP="0046628E">
      <w:pPr>
        <w:pStyle w:val="aff0"/>
        <w:numPr>
          <w:ilvl w:val="0"/>
          <w:numId w:val="7"/>
        </w:numPr>
        <w:ind w:left="0" w:firstLine="851"/>
        <w:rPr>
          <w:lang w:val="ru-BY"/>
        </w:rPr>
      </w:pPr>
      <w:r w:rsidRPr="00FE7A91">
        <w:rPr>
          <w:rPrChange w:id="2586" w:author="AdminNB" w:date="2023-05-10T23:20:00Z">
            <w:rPr/>
          </w:rPrChange>
        </w:rPr>
        <w:t xml:space="preserve">Н. Н. </w:t>
      </w:r>
      <w:proofErr w:type="spellStart"/>
      <w:r w:rsidRPr="00FE7A91">
        <w:rPr>
          <w:rPrChange w:id="2587" w:author="AdminNB" w:date="2023-05-10T23:20:00Z">
            <w:rPr/>
          </w:rPrChange>
        </w:rPr>
        <w:t>Шамгунов</w:t>
      </w:r>
      <w:proofErr w:type="spellEnd"/>
      <w:r w:rsidRPr="00FE7A91">
        <w:rPr>
          <w:rPrChange w:id="2588" w:author="AdminNB" w:date="2023-05-10T23:20:00Z">
            <w:rPr/>
          </w:rPrChange>
        </w:rPr>
        <w:t xml:space="preserve">, Г. А. Корнеев, А. А. </w:t>
      </w:r>
      <w:proofErr w:type="spellStart"/>
      <w:r w:rsidRPr="00FE7A91">
        <w:rPr>
          <w:rPrChange w:id="2589" w:author="AdminNB" w:date="2023-05-10T23:20:00Z">
            <w:rPr/>
          </w:rPrChange>
        </w:rPr>
        <w:t>Шалыто</w:t>
      </w:r>
      <w:proofErr w:type="spellEnd"/>
      <w:r w:rsidRPr="00FE7A91">
        <w:rPr>
          <w:rPrChange w:id="2590" w:author="AdminNB" w:date="2023-05-10T23:20:00Z">
            <w:rPr/>
          </w:rPrChange>
        </w:rPr>
        <w:t xml:space="preserve">. </w:t>
      </w:r>
      <w:proofErr w:type="spellStart"/>
      <w:r w:rsidRPr="00FE7A91">
        <w:rPr>
          <w:rPrChange w:id="2591" w:author="AdminNB" w:date="2023-05-10T23:20:00Z">
            <w:rPr/>
          </w:rPrChange>
        </w:rPr>
        <w:t>State</w:t>
      </w:r>
      <w:proofErr w:type="spellEnd"/>
      <w:r w:rsidRPr="00FE7A91">
        <w:rPr>
          <w:rPrChange w:id="2592" w:author="AdminNB" w:date="2023-05-10T23:20:00Z">
            <w:rPr/>
          </w:rPrChange>
        </w:rPr>
        <w:t xml:space="preserve"> </w:t>
      </w:r>
      <w:proofErr w:type="spellStart"/>
      <w:r w:rsidRPr="00FE7A91">
        <w:rPr>
          <w:rPrChange w:id="2593" w:author="AdminNB" w:date="2023-05-10T23:20:00Z">
            <w:rPr/>
          </w:rPrChange>
        </w:rPr>
        <w:t>Machine</w:t>
      </w:r>
      <w:proofErr w:type="spellEnd"/>
      <w:r w:rsidRPr="00FE7A91">
        <w:rPr>
          <w:rPrChange w:id="2594" w:author="AdminNB" w:date="2023-05-10T23:20:00Z">
            <w:rPr/>
          </w:rPrChange>
        </w:rPr>
        <w:t xml:space="preserve"> — новый паттерн объектно-ориентированного проектирования [Электронный ресурс] – Режим доступа: </w:t>
      </w:r>
      <w:r w:rsidRPr="00FE7A91">
        <w:rPr>
          <w:rPrChange w:id="2595" w:author="AdminNB" w:date="2023-05-10T23:20:00Z">
            <w:rPr/>
          </w:rPrChange>
        </w:rPr>
        <w:fldChar w:fldCharType="begin"/>
      </w:r>
      <w:r w:rsidRPr="00FE7A91">
        <w:rPr>
          <w:rPrChange w:id="2596" w:author="AdminNB" w:date="2023-05-10T23:20:00Z">
            <w:rPr/>
          </w:rPrChange>
        </w:rPr>
        <w:instrText>HYPERLINK "http://www.softcraft.ru/auto/switch/statemachine/statemachine.pdf"</w:instrText>
      </w:r>
      <w:r w:rsidRPr="00FE7A91">
        <w:rPr>
          <w:rPrChange w:id="2597" w:author="AdminNB" w:date="2023-05-10T23:20:00Z">
            <w:rPr/>
          </w:rPrChange>
        </w:rPr>
        <w:fldChar w:fldCharType="separate"/>
      </w:r>
      <w:r w:rsidRPr="00FE7A91">
        <w:rPr>
          <w:rStyle w:val="aff"/>
          <w:color w:val="auto"/>
          <w:u w:val="none"/>
          <w:rPrChange w:id="2598" w:author="AdminNB" w:date="2023-05-10T23:20:00Z">
            <w:rPr>
              <w:rStyle w:val="aff"/>
            </w:rPr>
          </w:rPrChange>
        </w:rPr>
        <w:t>http://www.softcraft.ru/auto/switch/statemachine/statemachine.pdf</w:t>
      </w:r>
      <w:r w:rsidRPr="00FE7A91">
        <w:rPr>
          <w:rStyle w:val="aff"/>
          <w:color w:val="auto"/>
          <w:u w:val="none"/>
          <w:rPrChange w:id="2599" w:author="AdminNB" w:date="2023-05-10T23:20:00Z">
            <w:rPr>
              <w:rStyle w:val="aff"/>
            </w:rPr>
          </w:rPrChange>
        </w:rPr>
        <w:fldChar w:fldCharType="end"/>
      </w:r>
      <w:r w:rsidRPr="0046628E">
        <w:t xml:space="preserve"> </w:t>
      </w:r>
      <w:r w:rsidRPr="0046628E">
        <w:rPr>
          <w:rFonts w:cs="Times New Roman"/>
        </w:rPr>
        <w:t xml:space="preserve">– Дата доступа: </w:t>
      </w:r>
      <w:r w:rsidR="00262609" w:rsidRPr="0046628E">
        <w:rPr>
          <w:rFonts w:cs="Times New Roman"/>
        </w:rPr>
        <w:t>04.04</w:t>
      </w:r>
      <w:r w:rsidRPr="0046628E">
        <w:rPr>
          <w:rFonts w:cs="Times New Roman"/>
        </w:rPr>
        <w:t>.2023.</w:t>
      </w:r>
    </w:p>
    <w:p w14:paraId="18798B8E" w14:textId="6059DF44" w:rsidR="008B745C" w:rsidRPr="0046628E" w:rsidRDefault="008B745C" w:rsidP="0046628E">
      <w:pPr>
        <w:pStyle w:val="aff0"/>
        <w:numPr>
          <w:ilvl w:val="0"/>
          <w:numId w:val="7"/>
        </w:numPr>
        <w:ind w:left="0" w:firstLine="851"/>
        <w:rPr>
          <w:lang w:val="ru-BY"/>
        </w:rPr>
      </w:pPr>
      <w:r w:rsidRPr="0046628E">
        <w:rPr>
          <w:lang w:val="en-US"/>
        </w:rPr>
        <w:t xml:space="preserve">C# Documentation [Electronic resource] – Mode of access: </w:t>
      </w:r>
      <w:r w:rsidRPr="0046628E">
        <w:fldChar w:fldCharType="begin"/>
      </w:r>
      <w:r w:rsidRPr="0046628E">
        <w:rPr>
          <w:lang w:val="en-US"/>
          <w:rPrChange w:id="2600" w:author="Anton Log" w:date="2023-05-10T17:16:00Z">
            <w:rPr/>
          </w:rPrChange>
        </w:rPr>
        <w:instrText>HYPERLINK "https://learn.microsoft.com/en-us/dotnet/csharp/"</w:instrText>
      </w:r>
      <w:r w:rsidRPr="0046628E">
        <w:fldChar w:fldCharType="separate"/>
      </w:r>
      <w:r w:rsidRPr="0046628E">
        <w:rPr>
          <w:rStyle w:val="aff"/>
          <w:color w:val="auto"/>
          <w:u w:val="none"/>
          <w:lang w:val="en-US"/>
          <w:rPrChange w:id="2601" w:author="Anton Log" w:date="2023-05-10T17:16:00Z">
            <w:rPr>
              <w:rStyle w:val="aff"/>
              <w:lang w:val="en-US"/>
            </w:rPr>
          </w:rPrChange>
        </w:rPr>
        <w:t>https://learn.microsoft.com/en-us/dotnet/csharp/</w:t>
      </w:r>
      <w:r w:rsidRPr="0046628E">
        <w:rPr>
          <w:rStyle w:val="aff"/>
          <w:color w:val="auto"/>
          <w:u w:val="none"/>
          <w:lang w:val="en-US"/>
          <w:rPrChange w:id="2602" w:author="Anton Log" w:date="2023-05-10T17:16:00Z">
            <w:rPr>
              <w:rStyle w:val="aff"/>
              <w:lang w:val="en-US"/>
            </w:rPr>
          </w:rPrChange>
        </w:rPr>
        <w:fldChar w:fldCharType="end"/>
      </w:r>
      <w:r w:rsidRPr="0046628E">
        <w:rPr>
          <w:lang w:val="en-US"/>
        </w:rPr>
        <w:t xml:space="preserve"> – Date of access:</w:t>
      </w:r>
      <w:r w:rsidR="00FE0120" w:rsidRPr="0046628E">
        <w:rPr>
          <w:lang w:val="en-US"/>
        </w:rPr>
        <w:t xml:space="preserve"> 16.03</w:t>
      </w:r>
      <w:r w:rsidRPr="0046628E">
        <w:rPr>
          <w:lang w:val="en-US"/>
        </w:rPr>
        <w:t>.2023.</w:t>
      </w:r>
    </w:p>
    <w:p w14:paraId="77E4CD91" w14:textId="77777777" w:rsidR="008B5D45" w:rsidRPr="0046628E" w:rsidRDefault="008B5D45" w:rsidP="0046628E">
      <w:pPr>
        <w:pStyle w:val="aff0"/>
        <w:numPr>
          <w:ilvl w:val="0"/>
          <w:numId w:val="7"/>
        </w:numPr>
        <w:ind w:left="0" w:firstLine="851"/>
        <w:rPr>
          <w:lang w:val="ru-BY"/>
        </w:rPr>
      </w:pPr>
      <w:r w:rsidRPr="0046628E">
        <w:rPr>
          <w:lang w:val="en-US"/>
        </w:rPr>
        <w:t xml:space="preserve">RB Whitaker. The C# Player’s Guide Fifth edition– </w:t>
      </w:r>
      <w:proofErr w:type="spellStart"/>
      <w:r w:rsidRPr="0046628E">
        <w:rPr>
          <w:lang w:val="en-US"/>
        </w:rPr>
        <w:t>Starbound</w:t>
      </w:r>
      <w:proofErr w:type="spellEnd"/>
      <w:r w:rsidRPr="0046628E">
        <w:rPr>
          <w:lang w:val="en-US"/>
        </w:rPr>
        <w:t xml:space="preserve"> Software, 2022 – 495 p.</w:t>
      </w:r>
    </w:p>
    <w:p w14:paraId="1B66B023" w14:textId="1E6C1C5C" w:rsidR="008B745C" w:rsidRPr="0046628E" w:rsidRDefault="008B745C" w:rsidP="0046628E">
      <w:pPr>
        <w:pStyle w:val="aff0"/>
        <w:numPr>
          <w:ilvl w:val="0"/>
          <w:numId w:val="7"/>
        </w:numPr>
        <w:ind w:left="0" w:firstLine="851"/>
        <w:rPr>
          <w:lang w:val="ru-BY"/>
        </w:rPr>
      </w:pPr>
      <w:r w:rsidRPr="0046628E">
        <w:rPr>
          <w:lang w:val="en-US"/>
        </w:rPr>
        <w:t xml:space="preserve">Dinosaur T-Rex Game [Electronic resource] – Mode of access: </w:t>
      </w:r>
      <w:r w:rsidRPr="0046628E">
        <w:fldChar w:fldCharType="begin"/>
      </w:r>
      <w:r w:rsidRPr="0046628E">
        <w:rPr>
          <w:lang w:val="en-US"/>
          <w:rPrChange w:id="2603" w:author="Anton Log" w:date="2023-05-10T17:16:00Z">
            <w:rPr/>
          </w:rPrChange>
        </w:rPr>
        <w:instrText>HYPERLINK "https://trex-runner.com/"</w:instrText>
      </w:r>
      <w:r w:rsidRPr="0046628E">
        <w:fldChar w:fldCharType="separate"/>
      </w:r>
      <w:r w:rsidRPr="0046628E">
        <w:rPr>
          <w:rStyle w:val="aff"/>
          <w:color w:val="auto"/>
          <w:u w:val="none"/>
          <w:lang w:val="en-US"/>
          <w:rPrChange w:id="2604" w:author="Anton Log" w:date="2023-05-10T17:16:00Z">
            <w:rPr>
              <w:rStyle w:val="aff"/>
              <w:lang w:val="en-US"/>
            </w:rPr>
          </w:rPrChange>
        </w:rPr>
        <w:t>https://trex-runner.com/</w:t>
      </w:r>
      <w:r w:rsidRPr="0046628E">
        <w:rPr>
          <w:rStyle w:val="aff"/>
          <w:color w:val="auto"/>
          <w:u w:val="none"/>
          <w:lang w:val="en-US"/>
          <w:rPrChange w:id="2605" w:author="Anton Log" w:date="2023-05-10T17:16:00Z">
            <w:rPr>
              <w:rStyle w:val="aff"/>
              <w:lang w:val="en-US"/>
            </w:rPr>
          </w:rPrChange>
        </w:rPr>
        <w:fldChar w:fldCharType="end"/>
      </w:r>
      <w:r w:rsidR="003A78E2" w:rsidRPr="0046628E">
        <w:rPr>
          <w:lang w:val="en-US"/>
        </w:rPr>
        <w:t xml:space="preserve"> – Date of access: 12.03</w:t>
      </w:r>
      <w:r w:rsidRPr="0046628E">
        <w:rPr>
          <w:lang w:val="en-US"/>
        </w:rPr>
        <w:t>.2023.</w:t>
      </w:r>
    </w:p>
    <w:p w14:paraId="6ADF6F0E" w14:textId="1B6E19DC" w:rsidR="00F34EEC" w:rsidRPr="0046628E" w:rsidRDefault="00F34EEC" w:rsidP="0046628E">
      <w:pPr>
        <w:pStyle w:val="aff0"/>
        <w:numPr>
          <w:ilvl w:val="0"/>
          <w:numId w:val="7"/>
        </w:numPr>
        <w:ind w:left="0" w:firstLine="851"/>
        <w:rPr>
          <w:lang w:val="ru-BY"/>
        </w:rPr>
      </w:pPr>
      <w:r w:rsidRPr="0046628E">
        <w:rPr>
          <w:lang w:val="en-US"/>
        </w:rPr>
        <w:t xml:space="preserve">Subway Surfers [Electronic resource] – Mode of access: </w:t>
      </w:r>
      <w:r w:rsidRPr="0046628E">
        <w:fldChar w:fldCharType="begin"/>
      </w:r>
      <w:r w:rsidRPr="0046628E">
        <w:rPr>
          <w:lang w:val="en-US"/>
          <w:rPrChange w:id="2606" w:author="Anton Log" w:date="2023-05-10T17:16:00Z">
            <w:rPr/>
          </w:rPrChange>
        </w:rPr>
        <w:instrText>HYPERLINK "https://sybogames.com/subway-surfers/"</w:instrText>
      </w:r>
      <w:r w:rsidRPr="0046628E">
        <w:fldChar w:fldCharType="separate"/>
      </w:r>
      <w:r w:rsidRPr="0046628E">
        <w:rPr>
          <w:rStyle w:val="aff"/>
          <w:color w:val="auto"/>
          <w:u w:val="none"/>
          <w:lang w:val="en-US"/>
          <w:rPrChange w:id="2607" w:author="Anton Log" w:date="2023-05-10T17:16:00Z">
            <w:rPr>
              <w:rStyle w:val="aff"/>
              <w:lang w:val="en-US"/>
            </w:rPr>
          </w:rPrChange>
        </w:rPr>
        <w:t>https://sybogames.com/subway-surfers/</w:t>
      </w:r>
      <w:r w:rsidRPr="0046628E">
        <w:rPr>
          <w:rStyle w:val="aff"/>
          <w:color w:val="auto"/>
          <w:u w:val="none"/>
          <w:lang w:val="en-US"/>
          <w:rPrChange w:id="2608" w:author="Anton Log" w:date="2023-05-10T17:16:00Z">
            <w:rPr>
              <w:rStyle w:val="aff"/>
              <w:lang w:val="en-US"/>
            </w:rPr>
          </w:rPrChange>
        </w:rPr>
        <w:fldChar w:fldCharType="end"/>
      </w:r>
      <w:r w:rsidRPr="0046628E">
        <w:rPr>
          <w:lang w:val="en-US"/>
        </w:rPr>
        <w:t xml:space="preserve"> – Date of access:</w:t>
      </w:r>
      <w:r w:rsidR="003A78E2" w:rsidRPr="0046628E">
        <w:rPr>
          <w:lang w:val="en-US"/>
        </w:rPr>
        <w:t xml:space="preserve"> 12.03</w:t>
      </w:r>
      <w:r w:rsidRPr="0046628E">
        <w:rPr>
          <w:lang w:val="en-US"/>
        </w:rPr>
        <w:t>.2023.</w:t>
      </w:r>
    </w:p>
    <w:p w14:paraId="565959B2" w14:textId="55579EC1" w:rsidR="0036450D" w:rsidRPr="0046628E" w:rsidRDefault="0036450D" w:rsidP="0046628E">
      <w:pPr>
        <w:pStyle w:val="aff0"/>
        <w:numPr>
          <w:ilvl w:val="0"/>
          <w:numId w:val="7"/>
        </w:numPr>
        <w:ind w:left="0" w:firstLine="851"/>
        <w:rPr>
          <w:lang w:val="ru-BY"/>
        </w:rPr>
      </w:pPr>
      <w:r w:rsidRPr="0046628E">
        <w:rPr>
          <w:lang w:val="en-US"/>
        </w:rPr>
        <w:t>Unity D</w:t>
      </w:r>
      <w:r w:rsidR="007F0BD2" w:rsidRPr="0046628E">
        <w:rPr>
          <w:lang w:val="en-US"/>
        </w:rPr>
        <w:t>ocumentatio</w:t>
      </w:r>
      <w:r w:rsidRPr="0046628E">
        <w:rPr>
          <w:lang w:val="en-US"/>
        </w:rPr>
        <w:t>n</w:t>
      </w:r>
      <w:r w:rsidR="0055758B" w:rsidRPr="0046628E">
        <w:rPr>
          <w:lang w:val="en-US"/>
        </w:rPr>
        <w:t xml:space="preserve"> </w:t>
      </w:r>
      <w:r w:rsidR="00CA3625" w:rsidRPr="0046628E">
        <w:rPr>
          <w:lang w:val="en-US"/>
        </w:rPr>
        <w:t>[</w:t>
      </w:r>
      <w:r w:rsidR="0055758B" w:rsidRPr="0046628E">
        <w:rPr>
          <w:lang w:val="en-US"/>
        </w:rPr>
        <w:t xml:space="preserve">Electronic resource] </w:t>
      </w:r>
      <w:r w:rsidR="00CA3625" w:rsidRPr="0046628E">
        <w:rPr>
          <w:lang w:val="en-US"/>
        </w:rPr>
        <w:t xml:space="preserve">– </w:t>
      </w:r>
      <w:r w:rsidR="0055758B" w:rsidRPr="0046628E">
        <w:rPr>
          <w:lang w:val="en-US"/>
        </w:rPr>
        <w:t>Mode of access</w:t>
      </w:r>
      <w:r w:rsidR="00CA3625" w:rsidRPr="0046628E">
        <w:rPr>
          <w:lang w:val="en-US"/>
        </w:rPr>
        <w:t xml:space="preserve">: </w:t>
      </w:r>
      <w:del w:id="2609" w:author="AdminNB" w:date="2023-05-10T23:21:00Z">
        <w:r w:rsidR="00CA3625" w:rsidRPr="0046628E" w:rsidDel="00AE291A">
          <w:rPr>
            <w:lang w:val="en-US"/>
          </w:rPr>
          <w:delText xml:space="preserve"> </w:delText>
        </w:r>
      </w:del>
      <w:r w:rsidRPr="0046628E">
        <w:fldChar w:fldCharType="begin"/>
      </w:r>
      <w:r w:rsidRPr="0046628E">
        <w:rPr>
          <w:lang w:val="en-US"/>
          <w:rPrChange w:id="2610" w:author="Anton Log" w:date="2023-05-10T17:16:00Z">
            <w:rPr/>
          </w:rPrChange>
        </w:rPr>
        <w:instrText>HYPERLINK "https://docs.unity.com/"</w:instrText>
      </w:r>
      <w:r w:rsidRPr="0046628E">
        <w:fldChar w:fldCharType="separate"/>
      </w:r>
      <w:r w:rsidR="00CA3625" w:rsidRPr="0046628E">
        <w:rPr>
          <w:rStyle w:val="aff"/>
          <w:color w:val="auto"/>
          <w:u w:val="none"/>
          <w:lang w:val="en-US"/>
          <w:rPrChange w:id="2611" w:author="Anton Log" w:date="2023-05-10T17:16:00Z">
            <w:rPr>
              <w:rStyle w:val="aff"/>
              <w:lang w:val="en-US"/>
            </w:rPr>
          </w:rPrChange>
        </w:rPr>
        <w:t>https://docs.unity.com/</w:t>
      </w:r>
      <w:r w:rsidRPr="0046628E">
        <w:rPr>
          <w:rStyle w:val="aff"/>
          <w:color w:val="auto"/>
          <w:u w:val="none"/>
          <w:lang w:val="en-US"/>
          <w:rPrChange w:id="2612" w:author="Anton Log" w:date="2023-05-10T17:16:00Z">
            <w:rPr>
              <w:rStyle w:val="aff"/>
              <w:lang w:val="en-US"/>
            </w:rPr>
          </w:rPrChange>
        </w:rPr>
        <w:fldChar w:fldCharType="end"/>
      </w:r>
      <w:r w:rsidR="00CA3625" w:rsidRPr="0046628E">
        <w:rPr>
          <w:lang w:val="en-US"/>
        </w:rPr>
        <w:t xml:space="preserve"> – </w:t>
      </w:r>
      <w:r w:rsidR="0055758B" w:rsidRPr="0046628E">
        <w:rPr>
          <w:lang w:val="en-US"/>
        </w:rPr>
        <w:t>Date of access</w:t>
      </w:r>
      <w:r w:rsidR="00961D4F" w:rsidRPr="0046628E">
        <w:rPr>
          <w:lang w:val="en-US"/>
        </w:rPr>
        <w:t>: 13.03</w:t>
      </w:r>
      <w:r w:rsidR="00CA3625" w:rsidRPr="0046628E">
        <w:rPr>
          <w:lang w:val="en-US"/>
        </w:rPr>
        <w:t>.2023</w:t>
      </w:r>
      <w:r w:rsidR="0069470C" w:rsidRPr="0046628E">
        <w:rPr>
          <w:lang w:val="en-US"/>
        </w:rPr>
        <w:t>.</w:t>
      </w:r>
    </w:p>
    <w:p w14:paraId="4AE2E96E" w14:textId="32F32D60" w:rsidR="00B20A6A" w:rsidRPr="0046628E" w:rsidRDefault="00B20A6A" w:rsidP="0046628E">
      <w:pPr>
        <w:pStyle w:val="aff0"/>
        <w:numPr>
          <w:ilvl w:val="0"/>
          <w:numId w:val="7"/>
        </w:numPr>
        <w:ind w:left="0" w:firstLine="851"/>
        <w:rPr>
          <w:lang w:val="ru-BY"/>
        </w:rPr>
      </w:pPr>
      <w:r w:rsidRPr="0046628E">
        <w:rPr>
          <w:lang w:val="ru-BY"/>
        </w:rPr>
        <w:t>Unity: Что представляет из себя Coroutine и зачем там Ienumerator</w:t>
      </w:r>
      <w:r w:rsidRPr="0046628E">
        <w:t xml:space="preserve"> [Электронный ресурс]</w:t>
      </w:r>
      <w:r w:rsidR="00715BE8" w:rsidRPr="0046628E">
        <w:t xml:space="preserve"> – Режим доступа: </w:t>
      </w:r>
      <w:r w:rsidRPr="0046628E">
        <w:fldChar w:fldCharType="begin"/>
      </w:r>
      <w:r w:rsidRPr="0046628E">
        <w:instrText>HYPERLINK "https://habr.com/ru/articles/682320/"</w:instrText>
      </w:r>
      <w:r w:rsidRPr="0046628E">
        <w:fldChar w:fldCharType="separate"/>
      </w:r>
      <w:r w:rsidR="00715BE8" w:rsidRPr="0046628E">
        <w:rPr>
          <w:rStyle w:val="aff"/>
          <w:color w:val="auto"/>
          <w:u w:val="none"/>
          <w:rPrChange w:id="2613" w:author="Anton Log" w:date="2023-05-10T17:16:00Z">
            <w:rPr>
              <w:rStyle w:val="aff"/>
            </w:rPr>
          </w:rPrChange>
        </w:rPr>
        <w:t>https://habr.com/ru/articles/682320/</w:t>
      </w:r>
      <w:r w:rsidRPr="0046628E">
        <w:rPr>
          <w:rStyle w:val="aff"/>
          <w:color w:val="auto"/>
          <w:u w:val="none"/>
          <w:rPrChange w:id="2614" w:author="Anton Log" w:date="2023-05-10T17:16:00Z">
            <w:rPr>
              <w:rStyle w:val="aff"/>
            </w:rPr>
          </w:rPrChange>
        </w:rPr>
        <w:fldChar w:fldCharType="end"/>
      </w:r>
      <w:r w:rsidR="00715BE8" w:rsidRPr="0046628E">
        <w:t xml:space="preserve"> – Дата доступа:</w:t>
      </w:r>
      <w:r w:rsidR="00A63407" w:rsidRPr="0046628E">
        <w:t xml:space="preserve"> 09.04</w:t>
      </w:r>
      <w:r w:rsidR="00457FC4" w:rsidRPr="0046628E">
        <w:t>.2023</w:t>
      </w:r>
    </w:p>
    <w:p w14:paraId="36207C64" w14:textId="31338911" w:rsidR="00D7010E" w:rsidRPr="0046628E" w:rsidRDefault="00D7010E">
      <w:pPr>
        <w:pStyle w:val="aff0"/>
        <w:numPr>
          <w:ilvl w:val="0"/>
          <w:numId w:val="7"/>
        </w:numPr>
        <w:ind w:left="0" w:firstLine="851"/>
        <w:rPr>
          <w:lang w:val="ru-BY"/>
        </w:rPr>
        <w:pPrChange w:id="2615" w:author="Anton Log" w:date="2023-05-10T17:17:00Z">
          <w:pPr>
            <w:pStyle w:val="aff0"/>
            <w:numPr>
              <w:numId w:val="7"/>
            </w:numPr>
            <w:ind w:left="1287" w:hanging="360"/>
          </w:pPr>
        </w:pPrChange>
      </w:pPr>
      <w:r w:rsidRPr="0046628E">
        <w:rPr>
          <w:lang w:val="en-US"/>
        </w:rPr>
        <w:t>Unity Asset Store [Electronic resource] – Mode of access: https://assetstore.unity.com/ – Date of access: 13.03.2023.</w:t>
      </w:r>
    </w:p>
    <w:p w14:paraId="6AF232D5" w14:textId="3FC9B2D2" w:rsidR="00CF3F3D" w:rsidRPr="0046628E" w:rsidRDefault="00CF3F3D" w:rsidP="0046628E">
      <w:pPr>
        <w:pStyle w:val="aff0"/>
        <w:numPr>
          <w:ilvl w:val="0"/>
          <w:numId w:val="7"/>
        </w:numPr>
        <w:ind w:left="0" w:firstLine="851"/>
        <w:rPr>
          <w:lang w:val="ru-BY"/>
        </w:rPr>
      </w:pPr>
      <w:r w:rsidRPr="0046628E">
        <w:rPr>
          <w:lang w:val="ru-BY"/>
        </w:rPr>
        <w:t>Unreal Engine 5 Documentation</w:t>
      </w:r>
      <w:r w:rsidRPr="0046628E">
        <w:rPr>
          <w:lang w:val="en-US"/>
        </w:rPr>
        <w:t xml:space="preserve"> [Electronic resource] – Mode of access: </w:t>
      </w:r>
      <w:r w:rsidRPr="0046628E">
        <w:fldChar w:fldCharType="begin"/>
      </w:r>
      <w:r w:rsidRPr="0046628E">
        <w:rPr>
          <w:lang w:val="en-US"/>
          <w:rPrChange w:id="2616" w:author="Anton Log" w:date="2023-05-10T17:16:00Z">
            <w:rPr/>
          </w:rPrChange>
        </w:rPr>
        <w:instrText>HYPERLINK "https://docs.unrealengine.com/5.0/en-US/"</w:instrText>
      </w:r>
      <w:r w:rsidRPr="0046628E">
        <w:fldChar w:fldCharType="separate"/>
      </w:r>
      <w:r w:rsidRPr="0046628E">
        <w:rPr>
          <w:rStyle w:val="aff"/>
          <w:color w:val="auto"/>
          <w:u w:val="none"/>
          <w:lang w:val="en-US"/>
          <w:rPrChange w:id="2617" w:author="Anton Log" w:date="2023-05-10T17:16:00Z">
            <w:rPr>
              <w:rStyle w:val="aff"/>
              <w:lang w:val="en-US"/>
            </w:rPr>
          </w:rPrChange>
        </w:rPr>
        <w:t>https://docs.unrealengine.com/5.0/en-US/</w:t>
      </w:r>
      <w:r w:rsidRPr="0046628E">
        <w:rPr>
          <w:rStyle w:val="aff"/>
          <w:color w:val="auto"/>
          <w:u w:val="none"/>
          <w:lang w:val="en-US"/>
          <w:rPrChange w:id="2618" w:author="Anton Log" w:date="2023-05-10T17:16:00Z">
            <w:rPr>
              <w:rStyle w:val="aff"/>
              <w:lang w:val="en-US"/>
            </w:rPr>
          </w:rPrChange>
        </w:rPr>
        <w:fldChar w:fldCharType="end"/>
      </w:r>
      <w:r w:rsidRPr="0046628E">
        <w:rPr>
          <w:lang w:val="en-US"/>
        </w:rPr>
        <w:t xml:space="preserve"> – Date of access:</w:t>
      </w:r>
      <w:r w:rsidR="009508CC" w:rsidRPr="0046628E">
        <w:rPr>
          <w:lang w:val="en-US"/>
        </w:rPr>
        <w:t xml:space="preserve"> 13.03</w:t>
      </w:r>
      <w:r w:rsidRPr="0046628E">
        <w:rPr>
          <w:lang w:val="en-US"/>
        </w:rPr>
        <w:t>.2023</w:t>
      </w:r>
      <w:r w:rsidR="00865730" w:rsidRPr="0046628E">
        <w:rPr>
          <w:lang w:val="en-US"/>
        </w:rPr>
        <w:t>.</w:t>
      </w:r>
    </w:p>
    <w:p w14:paraId="376C3D8F" w14:textId="4538A1DF" w:rsidR="00690B5F" w:rsidRPr="0046628E" w:rsidRDefault="00690B5F" w:rsidP="0046628E">
      <w:pPr>
        <w:pStyle w:val="aff0"/>
        <w:numPr>
          <w:ilvl w:val="0"/>
          <w:numId w:val="7"/>
        </w:numPr>
        <w:ind w:left="0" w:firstLine="851"/>
        <w:rPr>
          <w:lang w:val="ru-BY"/>
        </w:rPr>
      </w:pPr>
      <w:r w:rsidRPr="0046628E">
        <w:rPr>
          <w:lang w:val="ru-BY"/>
        </w:rPr>
        <w:t>Visual Studio documentation</w:t>
      </w:r>
      <w:r w:rsidRPr="0046628E">
        <w:rPr>
          <w:lang w:val="en-US"/>
        </w:rPr>
        <w:t xml:space="preserve"> [Electronic resource] – Mode of access: </w:t>
      </w:r>
      <w:r w:rsidRPr="0046628E">
        <w:fldChar w:fldCharType="begin"/>
      </w:r>
      <w:r w:rsidRPr="0046628E">
        <w:rPr>
          <w:lang w:val="en-US"/>
          <w:rPrChange w:id="2619" w:author="Anton Log" w:date="2023-05-10T17:16:00Z">
            <w:rPr/>
          </w:rPrChange>
        </w:rPr>
        <w:instrText>HYPERLINK "https://learn.microsoft.com/en-us/visualstudio/windows/?view=vs-2022"</w:instrText>
      </w:r>
      <w:r w:rsidRPr="0046628E">
        <w:fldChar w:fldCharType="separate"/>
      </w:r>
      <w:r w:rsidRPr="0046628E">
        <w:rPr>
          <w:rStyle w:val="aff"/>
          <w:color w:val="auto"/>
          <w:u w:val="none"/>
          <w:lang w:val="en-US"/>
          <w:rPrChange w:id="2620" w:author="Anton Log" w:date="2023-05-10T17:16:00Z">
            <w:rPr>
              <w:rStyle w:val="aff"/>
              <w:lang w:val="en-US"/>
            </w:rPr>
          </w:rPrChange>
        </w:rPr>
        <w:t>https://learn.microsoft.com/en-us/visualstudio/windows/?view=vs-2022</w:t>
      </w:r>
      <w:r w:rsidRPr="0046628E">
        <w:rPr>
          <w:rStyle w:val="aff"/>
          <w:color w:val="auto"/>
          <w:u w:val="none"/>
          <w:lang w:val="en-US"/>
          <w:rPrChange w:id="2621" w:author="Anton Log" w:date="2023-05-10T17:16:00Z">
            <w:rPr>
              <w:rStyle w:val="aff"/>
              <w:lang w:val="en-US"/>
            </w:rPr>
          </w:rPrChange>
        </w:rPr>
        <w:fldChar w:fldCharType="end"/>
      </w:r>
      <w:r w:rsidRPr="0046628E">
        <w:rPr>
          <w:lang w:val="en-US"/>
        </w:rPr>
        <w:t xml:space="preserve"> – Date of access: </w:t>
      </w:r>
      <w:r w:rsidR="003E4D05" w:rsidRPr="0046628E">
        <w:rPr>
          <w:lang w:val="en-US"/>
        </w:rPr>
        <w:t>23.02</w:t>
      </w:r>
      <w:r w:rsidRPr="0046628E">
        <w:rPr>
          <w:lang w:val="en-US"/>
        </w:rPr>
        <w:t>.2023.</w:t>
      </w:r>
    </w:p>
    <w:p w14:paraId="4525B4AE" w14:textId="040E9651" w:rsidR="00E12CD7" w:rsidRPr="0046628E" w:rsidRDefault="004A325F" w:rsidP="0046628E">
      <w:pPr>
        <w:pStyle w:val="aff0"/>
        <w:numPr>
          <w:ilvl w:val="0"/>
          <w:numId w:val="7"/>
        </w:numPr>
        <w:ind w:left="0" w:firstLine="851"/>
        <w:rPr>
          <w:lang w:val="en-US"/>
        </w:rPr>
      </w:pPr>
      <w:r w:rsidRPr="0046628E">
        <w:rPr>
          <w:lang w:val="en-US"/>
        </w:rPr>
        <w:t xml:space="preserve">PixilArt [Electronic resource] – Mode of access: </w:t>
      </w:r>
      <w:r w:rsidRPr="0046628E">
        <w:fldChar w:fldCharType="begin"/>
      </w:r>
      <w:r w:rsidRPr="0046628E">
        <w:rPr>
          <w:lang w:val="en-US"/>
          <w:rPrChange w:id="2622" w:author="Anton Log" w:date="2023-05-10T17:16:00Z">
            <w:rPr/>
          </w:rPrChange>
        </w:rPr>
        <w:instrText>HYPERLINK "https://www.pixilart.com/"</w:instrText>
      </w:r>
      <w:r w:rsidRPr="0046628E">
        <w:fldChar w:fldCharType="separate"/>
      </w:r>
      <w:r w:rsidRPr="0046628E">
        <w:rPr>
          <w:rStyle w:val="aff"/>
          <w:color w:val="auto"/>
          <w:u w:val="none"/>
          <w:lang w:val="en-US"/>
          <w:rPrChange w:id="2623" w:author="Anton Log" w:date="2023-05-10T17:16:00Z">
            <w:rPr>
              <w:rStyle w:val="aff"/>
              <w:lang w:val="en-US"/>
            </w:rPr>
          </w:rPrChange>
        </w:rPr>
        <w:t>https://www.pixilart.com/</w:t>
      </w:r>
      <w:r w:rsidRPr="0046628E">
        <w:rPr>
          <w:rStyle w:val="aff"/>
          <w:color w:val="auto"/>
          <w:u w:val="none"/>
          <w:lang w:val="en-US"/>
          <w:rPrChange w:id="2624" w:author="Anton Log" w:date="2023-05-10T17:16:00Z">
            <w:rPr>
              <w:rStyle w:val="aff"/>
              <w:lang w:val="en-US"/>
            </w:rPr>
          </w:rPrChange>
        </w:rPr>
        <w:fldChar w:fldCharType="end"/>
      </w:r>
      <w:r w:rsidRPr="0046628E">
        <w:rPr>
          <w:lang w:val="en-US"/>
        </w:rPr>
        <w:t xml:space="preserve"> – Date of access: </w:t>
      </w:r>
      <w:r w:rsidR="009F1DA2" w:rsidRPr="0046628E">
        <w:rPr>
          <w:lang w:val="en-US"/>
        </w:rPr>
        <w:t>11</w:t>
      </w:r>
      <w:r w:rsidRPr="0046628E">
        <w:rPr>
          <w:lang w:val="en-US"/>
        </w:rPr>
        <w:t>.04.2023.</w:t>
      </w:r>
      <w:del w:id="2625" w:author="AdminNB" w:date="2023-05-10T23:21:00Z">
        <w:r w:rsidR="00E12CD7" w:rsidRPr="0046628E" w:rsidDel="00AE291A">
          <w:rPr>
            <w:lang w:val="en-US"/>
          </w:rPr>
          <w:delText xml:space="preserve"> </w:delText>
        </w:r>
      </w:del>
    </w:p>
    <w:p w14:paraId="3EA959EC" w14:textId="7941E3BC" w:rsidR="0051080E" w:rsidRPr="0046628E" w:rsidDel="00B22378" w:rsidRDefault="0051080E">
      <w:pPr>
        <w:pStyle w:val="aff0"/>
        <w:numPr>
          <w:ilvl w:val="0"/>
          <w:numId w:val="7"/>
        </w:numPr>
        <w:ind w:left="0" w:firstLine="851"/>
        <w:rPr>
          <w:moveFrom w:id="2626" w:author="AdminNB" w:date="2023-05-10T19:20:00Z"/>
          <w:lang w:val="en-US"/>
        </w:rPr>
        <w:pPrChange w:id="2627" w:author="Anton Log" w:date="2023-05-10T17:17:00Z">
          <w:pPr>
            <w:pStyle w:val="aff0"/>
            <w:numPr>
              <w:numId w:val="7"/>
            </w:numPr>
            <w:ind w:left="1287" w:hanging="360"/>
          </w:pPr>
        </w:pPrChange>
      </w:pPr>
      <w:moveFromRangeStart w:id="2628" w:author="AdminNB" w:date="2023-05-10T19:20:00Z" w:name="move134638855"/>
      <w:moveFrom w:id="2629" w:author="AdminNB" w:date="2023-05-10T19:20:00Z">
        <w:r w:rsidRPr="0046628E" w:rsidDel="00B22378">
          <w:rPr>
            <w:lang w:val="en-US"/>
          </w:rPr>
          <w:t xml:space="preserve">Video Gaming Industry &amp; Its Revenue Shift [Electronic resource] – Mode of access: </w:t>
        </w:r>
        <w:r w:rsidRPr="0046628E" w:rsidDel="00B22378">
          <w:fldChar w:fldCharType="begin"/>
        </w:r>
        <w:r w:rsidRPr="0046628E" w:rsidDel="00B22378">
          <w:rPr>
            <w:lang w:val="en-US"/>
            <w:rPrChange w:id="2630" w:author="Anton Log" w:date="2023-05-10T17:16:00Z">
              <w:rPr/>
            </w:rPrChange>
          </w:rPr>
          <w:instrText>HYPERLINK "https://www.forbes.com/sites/ilkerkoksal/2019/11/08/video-gaming-industry--its-revenue-shift/"</w:instrText>
        </w:r>
        <w:r w:rsidRPr="0046628E" w:rsidDel="00B22378">
          <w:fldChar w:fldCharType="separate"/>
        </w:r>
        <w:r w:rsidRPr="0046628E" w:rsidDel="00B22378">
          <w:rPr>
            <w:rStyle w:val="aff"/>
            <w:color w:val="auto"/>
            <w:u w:val="none"/>
            <w:lang w:val="en-US"/>
            <w:rPrChange w:id="2631" w:author="Anton Log" w:date="2023-05-10T17:16:00Z">
              <w:rPr>
                <w:rStyle w:val="aff"/>
                <w:lang w:val="en-US"/>
              </w:rPr>
            </w:rPrChange>
          </w:rPr>
          <w:t>https://www.forbes.com/sites/ilkerkoksal/2019/11/08/video-gaming-industry--its-revenue-shift/</w:t>
        </w:r>
        <w:r w:rsidRPr="0046628E" w:rsidDel="00B22378">
          <w:rPr>
            <w:rStyle w:val="aff"/>
            <w:color w:val="auto"/>
            <w:u w:val="none"/>
            <w:lang w:val="en-US"/>
            <w:rPrChange w:id="2632" w:author="Anton Log" w:date="2023-05-10T17:16:00Z">
              <w:rPr>
                <w:rStyle w:val="aff"/>
                <w:lang w:val="en-US"/>
              </w:rPr>
            </w:rPrChange>
          </w:rPr>
          <w:fldChar w:fldCharType="end"/>
        </w:r>
        <w:r w:rsidRPr="0046628E" w:rsidDel="00B22378">
          <w:rPr>
            <w:lang w:val="en-US"/>
          </w:rPr>
          <w:t xml:space="preserve"> – Date of access: 13.03.2023.</w:t>
        </w:r>
      </w:moveFrom>
    </w:p>
    <w:moveFromRangeEnd w:id="2628"/>
    <w:p w14:paraId="73C7F935" w14:textId="77777777" w:rsidR="00E12CD7" w:rsidRDefault="00E12CD7">
      <w:pPr>
        <w:spacing w:line="240" w:lineRule="auto"/>
        <w:ind w:firstLine="0"/>
        <w:contextualSpacing w:val="0"/>
        <w:jc w:val="left"/>
        <w:rPr>
          <w:lang w:val="en-US"/>
        </w:rPr>
      </w:pPr>
      <w:r>
        <w:rPr>
          <w:lang w:val="en-US"/>
        </w:rPr>
        <w:br w:type="page"/>
      </w:r>
    </w:p>
    <w:p w14:paraId="020D69EB" w14:textId="371B82B7" w:rsidR="004A325F" w:rsidRDefault="00E12CD7" w:rsidP="00E12CD7">
      <w:pPr>
        <w:pStyle w:val="affa"/>
      </w:pPr>
      <w:bookmarkStart w:id="2633" w:name="_Toc134632498"/>
      <w:r>
        <w:lastRenderedPageBreak/>
        <w:t>Приложения</w:t>
      </w:r>
      <w:bookmarkEnd w:id="2633"/>
    </w:p>
    <w:p w14:paraId="6185F384" w14:textId="73B2D073" w:rsidR="00E12CD7" w:rsidRPr="00452BF3" w:rsidRDefault="00E12CD7" w:rsidP="00452BF3">
      <w:pPr>
        <w:pStyle w:val="aff3"/>
      </w:pPr>
      <w:r w:rsidRPr="00452BF3">
        <w:t>Приложение А</w:t>
      </w:r>
    </w:p>
    <w:p w14:paraId="661D52EE" w14:textId="15992248" w:rsidR="00452BF3" w:rsidRPr="00494815" w:rsidRDefault="00330FE1" w:rsidP="00452BF3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0AF408D" wp14:editId="1F38725F">
                <wp:simplePos x="0" y="0"/>
                <wp:positionH relativeFrom="margin">
                  <wp:posOffset>1021926</wp:posOffset>
                </wp:positionH>
                <wp:positionV relativeFrom="paragraph">
                  <wp:posOffset>6213263</wp:posOffset>
                </wp:positionV>
                <wp:extent cx="4381500" cy="635"/>
                <wp:effectExtent l="0" t="0" r="0" b="1905"/>
                <wp:wrapTopAndBottom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D1A787" w14:textId="0F347452" w:rsidR="00C95566" w:rsidRPr="002B49E5" w:rsidRDefault="00C95566" w:rsidP="002B49E5">
                            <w:pPr>
                              <w:pStyle w:val="afff3"/>
                              <w:rPr>
                                <w:lang w:val="ru-BY"/>
                              </w:rPr>
                            </w:pPr>
                            <w:r>
                              <w:t>Рисунок А5 – анимация падения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AF408D" id="_x0000_t202" coordsize="21600,21600" o:spt="202" path="m,l,21600r21600,l21600,xe">
                <v:stroke joinstyle="miter"/>
                <v:path gradientshapeok="t" o:connecttype="rect"/>
              </v:shapetype>
              <v:shape id="Надпись 24" o:spid="_x0000_s1026" type="#_x0000_t202" style="position:absolute;left:0;text-align:left;margin-left:80.45pt;margin-top:489.25pt;width:345pt;height:.05pt;z-index:2517114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" stroked="f">
                <v:textbox style="mso-fit-shape-to-text:t" inset="0,0,0,0">
                  <w:txbxContent>
                    <w:p w14:paraId="70D1A787" w14:textId="0F347452" w:rsidR="00C95566" w:rsidRPr="002B49E5" w:rsidRDefault="00C95566" w:rsidP="002B49E5">
                      <w:pPr>
                        <w:pStyle w:val="afff3"/>
                        <w:rPr>
                          <w:lang w:val="ru-BY"/>
                        </w:rPr>
                      </w:pPr>
                      <w:r>
                        <w:t>Рисунок А5 – анимация падения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09440" behindDoc="0" locked="0" layoutInCell="1" allowOverlap="1" wp14:anchorId="24E638F3" wp14:editId="2EBEBBDF">
            <wp:simplePos x="0" y="0"/>
            <wp:positionH relativeFrom="margin">
              <wp:posOffset>1118870</wp:posOffset>
            </wp:positionH>
            <wp:positionV relativeFrom="paragraph">
              <wp:posOffset>5461424</wp:posOffset>
            </wp:positionV>
            <wp:extent cx="4322445" cy="609600"/>
            <wp:effectExtent l="19050" t="19050" r="20955" b="19050"/>
            <wp:wrapTopAndBottom/>
            <wp:docPr id="23" name="Рисунок 23" descr="C:\Users\AdminNB\AppData\Local\Microsoft\Windows\INetCache\Content.Word\HeroKnight-F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NB\AppData\Local\Microsoft\Windows\INetCache\Content.Word\HeroKnight-Fall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6096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80F91E3" wp14:editId="1BC76DF8">
                <wp:simplePos x="0" y="0"/>
                <wp:positionH relativeFrom="margin">
                  <wp:posOffset>1489710</wp:posOffset>
                </wp:positionH>
                <wp:positionV relativeFrom="paragraph">
                  <wp:posOffset>4920403</wp:posOffset>
                </wp:positionV>
                <wp:extent cx="3429000" cy="635"/>
                <wp:effectExtent l="0" t="0" r="0" b="1905"/>
                <wp:wrapTopAndBottom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B34AD0" w14:textId="7584D92E" w:rsidR="00C95566" w:rsidRPr="00692494" w:rsidRDefault="00C95566" w:rsidP="00692494">
                            <w:pPr>
                              <w:pStyle w:val="afff3"/>
                              <w:rPr>
                                <w:lang w:val="ru-BY"/>
                              </w:rPr>
                            </w:pPr>
                            <w:r>
                              <w:t>Рисунок А</w:t>
                            </w:r>
                            <w:r>
                              <w:rPr>
                                <w:lang w:val="en-US"/>
                              </w:rPr>
                              <w:t>4</w:t>
                            </w:r>
                            <w:r>
                              <w:t xml:space="preserve"> – анимация прыжка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F91E3" id="Надпись 22" o:spid="_x0000_s1027" type="#_x0000_t202" style="position:absolute;left:0;text-align:left;margin-left:117.3pt;margin-top:387.45pt;width:270pt;height:.05pt;z-index:2517084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" stroked="f">
                <v:textbox style="mso-fit-shape-to-text:t" inset="0,0,0,0">
                  <w:txbxContent>
                    <w:p w14:paraId="20B34AD0" w14:textId="7584D92E" w:rsidR="00C95566" w:rsidRPr="00692494" w:rsidRDefault="00C95566" w:rsidP="00692494">
                      <w:pPr>
                        <w:pStyle w:val="afff3"/>
                        <w:rPr>
                          <w:lang w:val="ru-BY"/>
                        </w:rPr>
                      </w:pPr>
                      <w:r>
                        <w:t>Рисунок А</w:t>
                      </w:r>
                      <w:r>
                        <w:rPr>
                          <w:lang w:val="en-US"/>
                        </w:rPr>
                        <w:t>4</w:t>
                      </w:r>
                      <w:r>
                        <w:t xml:space="preserve"> – анимация прыжка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06368" behindDoc="0" locked="0" layoutInCell="1" allowOverlap="1" wp14:anchorId="165F598E" wp14:editId="55FA7066">
            <wp:simplePos x="0" y="0"/>
            <wp:positionH relativeFrom="margin">
              <wp:posOffset>1796415</wp:posOffset>
            </wp:positionH>
            <wp:positionV relativeFrom="paragraph">
              <wp:posOffset>4308263</wp:posOffset>
            </wp:positionV>
            <wp:extent cx="3099435" cy="563880"/>
            <wp:effectExtent l="19050" t="19050" r="24765" b="26670"/>
            <wp:wrapTopAndBottom/>
            <wp:docPr id="20" name="Рисунок 20" descr="C:\Users\AdminNB\AppData\Local\Microsoft\Windows\INetCache\Content.Word\HeroKnight-Ju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NB\AppData\Local\Microsoft\Windows\INetCache\Content.Word\HeroKnight-Jump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435" cy="5638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AD0BF2C" wp14:editId="5E8BCA6E">
                <wp:simplePos x="0" y="0"/>
                <wp:positionH relativeFrom="margin">
                  <wp:align>right</wp:align>
                </wp:positionH>
                <wp:positionV relativeFrom="paragraph">
                  <wp:posOffset>3898477</wp:posOffset>
                </wp:positionV>
                <wp:extent cx="6305550" cy="635"/>
                <wp:effectExtent l="0" t="0" r="0" b="1905"/>
                <wp:wrapTopAndBottom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8EE1A4" w14:textId="5EA9BF2E" w:rsidR="00C95566" w:rsidRPr="00AB6CC6" w:rsidRDefault="00C95566" w:rsidP="00AB6CC6">
                            <w:pPr>
                              <w:pStyle w:val="afff3"/>
                              <w:rPr>
                                <w:lang w:val="ru-BY"/>
                              </w:rPr>
                            </w:pPr>
                            <w:r>
                              <w:t>Рисунок А3 – анимация удара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0BF2C" id="Надпись 14" o:spid="_x0000_s1028" type="#_x0000_t202" style="position:absolute;left:0;text-align:left;margin-left:445.3pt;margin-top:306.95pt;width:496.5pt;height:.05pt;z-index:25170534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" stroked="f">
                <v:textbox style="mso-fit-shape-to-text:t" inset="0,0,0,0">
                  <w:txbxContent>
                    <w:p w14:paraId="348EE1A4" w14:textId="5EA9BF2E" w:rsidR="00C95566" w:rsidRPr="00AB6CC6" w:rsidRDefault="00C95566" w:rsidP="00AB6CC6">
                      <w:pPr>
                        <w:pStyle w:val="afff3"/>
                        <w:rPr>
                          <w:lang w:val="ru-BY"/>
                        </w:rPr>
                      </w:pPr>
                      <w:r>
                        <w:t>Рисунок А3 – анимация удара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ins w:id="2634" w:author="Anton Log" w:date="2023-05-10T17:18:00Z">
        <w:r>
          <w:rPr>
            <w:noProof/>
            <w:lang w:eastAsia="ru-RU"/>
          </w:rPr>
          <w:drawing>
            <wp:anchor distT="0" distB="0" distL="114300" distR="114300" simplePos="0" relativeHeight="251757568" behindDoc="0" locked="0" layoutInCell="1" allowOverlap="1" wp14:anchorId="4465FFC3" wp14:editId="0E4DA041">
              <wp:simplePos x="0" y="0"/>
              <wp:positionH relativeFrom="margin">
                <wp:align>center</wp:align>
              </wp:positionH>
              <wp:positionV relativeFrom="paragraph">
                <wp:posOffset>3190240</wp:posOffset>
              </wp:positionV>
              <wp:extent cx="3923665" cy="632460"/>
              <wp:effectExtent l="19050" t="19050" r="19685" b="15240"/>
              <wp:wrapTopAndBottom/>
              <wp:docPr id="1190302998" name="Picture 1190302998" descr="C:\Users\AdminNB\AppData\Local\Microsoft\Windows\INetCache\Content.Word\HeroKnight-Attack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 descr="C:\Users\AdminNB\AppData\Local\Microsoft\Windows\INetCache\Content.Word\HeroKnight-Attack.pn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53535" b="1586"/>
                      <a:stretch/>
                    </pic:blipFill>
                    <pic:spPr bwMode="auto">
                      <a:xfrm>
                        <a:off x="0" y="0"/>
                        <a:ext cx="3923665" cy="632460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chemeClr val="tx1"/>
                        </a:solidFill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  <w:r>
        <w:rPr>
          <w:noProof/>
          <w:lang w:eastAsia="ru-RU"/>
        </w:rPr>
        <w:drawing>
          <wp:anchor distT="0" distB="0" distL="114300" distR="114300" simplePos="0" relativeHeight="251700224" behindDoc="0" locked="0" layoutInCell="1" allowOverlap="1" wp14:anchorId="5789A351" wp14:editId="6C82A49B">
            <wp:simplePos x="0" y="0"/>
            <wp:positionH relativeFrom="margin">
              <wp:align>center</wp:align>
            </wp:positionH>
            <wp:positionV relativeFrom="paragraph">
              <wp:posOffset>2504863</wp:posOffset>
            </wp:positionV>
            <wp:extent cx="4011930" cy="558800"/>
            <wp:effectExtent l="19050" t="19050" r="26670" b="12700"/>
            <wp:wrapTopAndBottom/>
            <wp:docPr id="9" name="Рисунок 9" descr="C:\Users\AdminNB\AppData\Local\Microsoft\Windows\INetCache\Content.Word\HeroKnight-At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NB\AppData\Local\Microsoft\Windows\INetCache\Content.Word\HeroKnight-Attac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224" b="1586"/>
                    <a:stretch/>
                  </pic:blipFill>
                  <pic:spPr bwMode="auto">
                    <a:xfrm>
                      <a:off x="0" y="0"/>
                      <a:ext cx="4011930" cy="5588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95104" behindDoc="0" locked="0" layoutInCell="1" allowOverlap="1" wp14:anchorId="3387985B" wp14:editId="73A4AEA2">
            <wp:simplePos x="0" y="0"/>
            <wp:positionH relativeFrom="margin">
              <wp:align>right</wp:align>
            </wp:positionH>
            <wp:positionV relativeFrom="paragraph">
              <wp:posOffset>326602</wp:posOffset>
            </wp:positionV>
            <wp:extent cx="6576060" cy="549910"/>
            <wp:effectExtent l="19050" t="19050" r="15240" b="21590"/>
            <wp:wrapTopAndBottom/>
            <wp:docPr id="1" name="Рисунок 1" descr="C:\Users\AdminNB\AppData\Local\Microsoft\Windows\INetCache\Content.Word\HeroKnight-Id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NB\AppData\Local\Microsoft\Windows\INetCache\Content.Word\HeroKnight-Idl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5499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EE3CE72" wp14:editId="601B810B">
                <wp:simplePos x="0" y="0"/>
                <wp:positionH relativeFrom="margin">
                  <wp:align>center</wp:align>
                </wp:positionH>
                <wp:positionV relativeFrom="paragraph">
                  <wp:posOffset>1011767</wp:posOffset>
                </wp:positionV>
                <wp:extent cx="5993765" cy="635"/>
                <wp:effectExtent l="0" t="0" r="6985" b="1905"/>
                <wp:wrapTopAndBottom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3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276461" w14:textId="7F1891A7" w:rsidR="00C95566" w:rsidRPr="00E1672C" w:rsidRDefault="00C95566" w:rsidP="00E1672C">
                            <w:pPr>
                              <w:pStyle w:val="afff3"/>
                            </w:pPr>
                            <w:r w:rsidRPr="00E1672C">
                              <w:t>Рисунок А1 – анимация положения покоя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E3CE72" id="Надпись 2" o:spid="_x0000_s1029" type="#_x0000_t202" style="position:absolute;left:0;text-align:left;margin-left:0;margin-top:79.65pt;width:471.95pt;height:.05pt;z-index:2516971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" stroked="f">
                <v:textbox style="mso-fit-shape-to-text:t" inset="0,0,0,0">
                  <w:txbxContent>
                    <w:p w14:paraId="4F276461" w14:textId="7F1891A7" w:rsidR="00C95566" w:rsidRPr="00E1672C" w:rsidRDefault="00C95566" w:rsidP="00E1672C">
                      <w:pPr>
                        <w:pStyle w:val="afff3"/>
                      </w:pPr>
                      <w:r w:rsidRPr="00E1672C">
                        <w:t>Рисунок А1 – анимация положения покоя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6628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60583C8" wp14:editId="1029F796">
                <wp:simplePos x="0" y="0"/>
                <wp:positionH relativeFrom="column">
                  <wp:posOffset>0</wp:posOffset>
                </wp:positionH>
                <wp:positionV relativeFrom="paragraph">
                  <wp:posOffset>1987550</wp:posOffset>
                </wp:positionV>
                <wp:extent cx="6332220" cy="635"/>
                <wp:effectExtent l="0" t="0" r="0" b="1905"/>
                <wp:wrapTopAndBottom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294427" w14:textId="5C3C36CD" w:rsidR="00C95566" w:rsidRPr="00C75E68" w:rsidRDefault="00C95566" w:rsidP="002226F6">
                            <w:pPr>
                              <w:pStyle w:val="afff3"/>
                            </w:pPr>
                            <w:r w:rsidRPr="00E1672C">
                              <w:t>Рисунок А</w:t>
                            </w:r>
                            <w:r>
                              <w:t>2</w:t>
                            </w:r>
                            <w:r w:rsidRPr="00E1672C">
                              <w:t xml:space="preserve"> – анимация </w:t>
                            </w:r>
                            <w:r>
                              <w:t>бега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0583C8" id="Надпись 11" o:spid="_x0000_s1030" type="#_x0000_t202" style="position:absolute;left:0;text-align:left;margin-left:0;margin-top:156.5pt;width:498.6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" stroked="f">
                <v:textbox style="mso-fit-shape-to-text:t" inset="0,0,0,0">
                  <w:txbxContent>
                    <w:p w14:paraId="1C294427" w14:textId="5C3C36CD" w:rsidR="00C95566" w:rsidRPr="00C75E68" w:rsidRDefault="00C95566" w:rsidP="002226F6">
                      <w:pPr>
                        <w:pStyle w:val="afff3"/>
                      </w:pPr>
                      <w:r w:rsidRPr="00E1672C">
                        <w:t>Рисунок А</w:t>
                      </w:r>
                      <w:r>
                        <w:t>2</w:t>
                      </w:r>
                      <w:r w:rsidRPr="00E1672C">
                        <w:t xml:space="preserve"> – анимация </w:t>
                      </w:r>
                      <w:r>
                        <w:t>бега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6628E">
        <w:rPr>
          <w:noProof/>
          <w:lang w:eastAsia="ru-RU"/>
        </w:rPr>
        <w:drawing>
          <wp:anchor distT="0" distB="0" distL="114300" distR="114300" simplePos="0" relativeHeight="251701248" behindDoc="0" locked="0" layoutInCell="1" allowOverlap="1" wp14:anchorId="59CFBCD2" wp14:editId="41E1F1F4">
            <wp:simplePos x="0" y="0"/>
            <wp:positionH relativeFrom="margin">
              <wp:posOffset>236220</wp:posOffset>
            </wp:positionH>
            <wp:positionV relativeFrom="paragraph">
              <wp:posOffset>1443990</wp:posOffset>
            </wp:positionV>
            <wp:extent cx="6087110" cy="467360"/>
            <wp:effectExtent l="19050" t="19050" r="27940" b="27940"/>
            <wp:wrapTopAndBottom/>
            <wp:docPr id="10" name="Рисунок 10" descr="C:\Users\AdminNB\AppData\Local\Microsoft\Windows\INetCache\Content.Word\HeroKnight-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NB\AppData\Local\Microsoft\Windows\INetCache\Content.Word\HeroKnight-Run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110" cy="4673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672C">
        <w:t xml:space="preserve">Кадры </w:t>
      </w:r>
      <w:r w:rsidR="00452BF3">
        <w:t>анимации игрового персонажа</w:t>
      </w:r>
      <w:ins w:id="2635" w:author="Anton Log" w:date="2023-05-10T17:25:00Z">
        <w:r w:rsidR="00494815">
          <w:rPr>
            <w:lang w:val="ru-BY"/>
          </w:rPr>
          <w:t xml:space="preserve"> из </w:t>
        </w:r>
        <w:r w:rsidR="00494815">
          <w:rPr>
            <w:lang w:val="en-US"/>
          </w:rPr>
          <w:t>Unity</w:t>
        </w:r>
        <w:r w:rsidR="00494815" w:rsidRPr="00494815">
          <w:rPr>
            <w:rPrChange w:id="2636" w:author="Anton Log" w:date="2023-05-10T17:25:00Z">
              <w:rPr>
                <w:lang w:val="en-US"/>
              </w:rPr>
            </w:rPrChange>
          </w:rPr>
          <w:t xml:space="preserve"> </w:t>
        </w:r>
        <w:r w:rsidR="00494815">
          <w:rPr>
            <w:lang w:val="en-US"/>
          </w:rPr>
          <w:t>Asset</w:t>
        </w:r>
        <w:r w:rsidR="00494815" w:rsidRPr="00494815">
          <w:rPr>
            <w:rPrChange w:id="2637" w:author="Anton Log" w:date="2023-05-10T17:25:00Z">
              <w:rPr>
                <w:lang w:val="en-US"/>
              </w:rPr>
            </w:rPrChange>
          </w:rPr>
          <w:t xml:space="preserve"> </w:t>
        </w:r>
        <w:r w:rsidR="00494815">
          <w:rPr>
            <w:lang w:val="en-US"/>
          </w:rPr>
          <w:t>Store</w:t>
        </w:r>
      </w:ins>
    </w:p>
    <w:p w14:paraId="55F010B2" w14:textId="7E360674" w:rsidR="00321AA0" w:rsidDel="0046628E" w:rsidRDefault="00321AA0" w:rsidP="0046628E">
      <w:pPr>
        <w:rPr>
          <w:del w:id="2638" w:author="Anton Log" w:date="2023-05-10T17:20:00Z"/>
        </w:rPr>
      </w:pPr>
    </w:p>
    <w:p w14:paraId="584FCBF7" w14:textId="77777777" w:rsidR="0046628E" w:rsidRPr="000B2E67" w:rsidRDefault="0046628E" w:rsidP="00AB6CC6">
      <w:pPr>
        <w:pStyle w:val="afff3"/>
        <w:jc w:val="both"/>
        <w:rPr>
          <w:ins w:id="2639" w:author="Anton Log" w:date="2023-05-10T17:20:00Z"/>
        </w:rPr>
      </w:pPr>
    </w:p>
    <w:p w14:paraId="527C3CDF" w14:textId="1AFB66D5" w:rsidR="00321AA0" w:rsidRPr="00224B14" w:rsidDel="00353B6C" w:rsidRDefault="00330FE1" w:rsidP="00AD27A3">
      <w:pPr>
        <w:pStyle w:val="ae"/>
        <w:ind w:left="0" w:firstLine="851"/>
        <w:rPr>
          <w:del w:id="2640" w:author="Anton Log" w:date="2023-05-10T16:51:00Z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18656" behindDoc="0" locked="0" layoutInCell="1" allowOverlap="1" wp14:anchorId="3AEF499F" wp14:editId="4DDEE5B7">
            <wp:simplePos x="0" y="0"/>
            <wp:positionH relativeFrom="margin">
              <wp:align>center</wp:align>
            </wp:positionH>
            <wp:positionV relativeFrom="paragraph">
              <wp:posOffset>19473</wp:posOffset>
            </wp:positionV>
            <wp:extent cx="1877695" cy="586740"/>
            <wp:effectExtent l="19050" t="19050" r="27305" b="22860"/>
            <wp:wrapTopAndBottom/>
            <wp:docPr id="29" name="Рисунок 29" descr="C:\Users\AdminNB\AppData\Local\Microsoft\Windows\INetCache\Content.Word\HeroKnight-hu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dminNB\AppData\Local\Microsoft\Windows\INetCache\Content.Word\HeroKnight-hur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5867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ins w:id="2641" w:author="Anton Log" w:date="2023-05-10T17:22:00Z">
        <w:r>
          <w:rPr>
            <w:noProof/>
            <w:lang w:eastAsia="ru-RU"/>
          </w:rPr>
          <w:drawing>
            <wp:anchor distT="0" distB="0" distL="114300" distR="114300" simplePos="0" relativeHeight="251759616" behindDoc="0" locked="0" layoutInCell="1" allowOverlap="1" wp14:anchorId="00613325" wp14:editId="01033F09">
              <wp:simplePos x="0" y="0"/>
              <wp:positionH relativeFrom="margin">
                <wp:align>center</wp:align>
              </wp:positionH>
              <wp:positionV relativeFrom="paragraph">
                <wp:posOffset>1911350</wp:posOffset>
              </wp:positionV>
              <wp:extent cx="4656455" cy="716280"/>
              <wp:effectExtent l="19050" t="19050" r="10795" b="26670"/>
              <wp:wrapTopAndBottom/>
              <wp:docPr id="844072506" name="Picture 844072506" descr="C:\Users\AdminNB\AppData\Local\Microsoft\Windows\INetCache\Content.Word\HeroKnight-Roll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0" descr="C:\Users\AdminNB\AppData\Local\Microsoft\Windows\INetCache\Content.Word\HeroKnight-Roll.pn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3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56197" t="1" b="-2910"/>
                      <a:stretch/>
                    </pic:blipFill>
                    <pic:spPr bwMode="auto">
                      <a:xfrm>
                        <a:off x="0" y="0"/>
                        <a:ext cx="4656455" cy="716280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chemeClr val="tx1"/>
                        </a:solidFill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  <w:r>
        <w:rPr>
          <w:noProof/>
          <w:lang w:eastAsia="ru-RU"/>
        </w:rPr>
        <w:drawing>
          <wp:anchor distT="0" distB="0" distL="114300" distR="114300" simplePos="0" relativeHeight="251712512" behindDoc="0" locked="0" layoutInCell="1" allowOverlap="1" wp14:anchorId="2F3417F8" wp14:editId="27369197">
            <wp:simplePos x="0" y="0"/>
            <wp:positionH relativeFrom="margin">
              <wp:align>center</wp:align>
            </wp:positionH>
            <wp:positionV relativeFrom="paragraph">
              <wp:posOffset>1175385</wp:posOffset>
            </wp:positionV>
            <wp:extent cx="5379720" cy="630555"/>
            <wp:effectExtent l="19050" t="19050" r="11430" b="17145"/>
            <wp:wrapTopAndBottom/>
            <wp:docPr id="25" name="Рисунок 25" descr="C:\Users\AdminNB\AppData\Local\Microsoft\Windows\INetCache\Content.Word\HeroKnight-R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NB\AppData\Local\Microsoft\Windows\INetCache\Content.Word\HeroKnight-Rol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163"/>
                    <a:stretch/>
                  </pic:blipFill>
                  <pic:spPr bwMode="auto">
                    <a:xfrm>
                      <a:off x="0" y="0"/>
                      <a:ext cx="5379720" cy="63055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ins w:id="2642" w:author="Anton Log" w:date="2023-05-10T17:23:00Z">
        <w:r>
          <w:rPr>
            <w:noProof/>
            <w:lang w:eastAsia="ru-RU"/>
          </w:rPr>
          <w:drawing>
            <wp:anchor distT="0" distB="0" distL="114300" distR="114300" simplePos="0" relativeHeight="251761664" behindDoc="0" locked="0" layoutInCell="1" allowOverlap="1" wp14:anchorId="72D89287" wp14:editId="507F41CE">
              <wp:simplePos x="0" y="0"/>
              <wp:positionH relativeFrom="margin">
                <wp:align>center</wp:align>
              </wp:positionH>
              <wp:positionV relativeFrom="paragraph">
                <wp:posOffset>3716867</wp:posOffset>
              </wp:positionV>
              <wp:extent cx="4344035" cy="571500"/>
              <wp:effectExtent l="19050" t="19050" r="18415" b="19050"/>
              <wp:wrapTopAndBottom/>
              <wp:docPr id="1124529757" name="Picture 1124529757" descr="C:\Users\AdminNB\AppData\Local\Microsoft\Windows\INetCache\Content.Word\HeroKnight-Death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6" descr="C:\Users\AdminNB\AppData\Local\Microsoft\Windows\INetCache\Content.Word\HeroKnight-Death.pn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3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52796"/>
                      <a:stretch/>
                    </pic:blipFill>
                    <pic:spPr bwMode="auto">
                      <a:xfrm>
                        <a:off x="0" y="0"/>
                        <a:ext cx="4344035" cy="571500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chemeClr val="tx1"/>
                        </a:solidFill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1E39B58" wp14:editId="7D2BEC82">
                <wp:simplePos x="0" y="0"/>
                <wp:positionH relativeFrom="column">
                  <wp:posOffset>-199814</wp:posOffset>
                </wp:positionH>
                <wp:positionV relativeFrom="paragraph">
                  <wp:posOffset>4323292</wp:posOffset>
                </wp:positionV>
                <wp:extent cx="6336030" cy="635"/>
                <wp:effectExtent l="0" t="0" r="0" b="0"/>
                <wp:wrapTopAndBottom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F63F0D" w14:textId="57F3278F" w:rsidR="00C95566" w:rsidRPr="000B2E67" w:rsidRDefault="00C95566" w:rsidP="000B2E67">
                            <w:pPr>
                              <w:pStyle w:val="afff3"/>
                              <w:rPr>
                                <w:noProof/>
                              </w:rPr>
                            </w:pPr>
                            <w:r>
                              <w:t>Рисунок А</w:t>
                            </w:r>
                            <w:del w:id="2643" w:author="AdminNB" w:date="2023-05-10T23:22:00Z">
                              <w:r w:rsidDel="00DC2B07">
                                <w:delText>7</w:delText>
                              </w:r>
                            </w:del>
                            <w:ins w:id="2644" w:author="AdminNB" w:date="2023-05-10T23:22:00Z">
                              <w:r w:rsidR="00DC2B07">
                                <w:t>8</w:t>
                              </w:r>
                            </w:ins>
                            <w:r>
                              <w:t xml:space="preserve"> – анимация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смерти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E39B58" id="Надпись 28" o:spid="_x0000_s1031" type="#_x0000_t202" style="position:absolute;left:0;text-align:left;margin-left:-15.75pt;margin-top:340.4pt;width:498.9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" stroked="f">
                <v:textbox style="mso-fit-shape-to-text:t" inset="0,0,0,0">
                  <w:txbxContent>
                    <w:p w14:paraId="28F63F0D" w14:textId="57F3278F" w:rsidR="00C95566" w:rsidRPr="000B2E67" w:rsidRDefault="00C95566" w:rsidP="000B2E67">
                      <w:pPr>
                        <w:pStyle w:val="afff3"/>
                        <w:rPr>
                          <w:noProof/>
                        </w:rPr>
                      </w:pPr>
                      <w:r>
                        <w:t>Рисунок А</w:t>
                      </w:r>
                      <w:del w:id="2645" w:author="AdminNB" w:date="2023-05-10T23:22:00Z">
                        <w:r w:rsidDel="00DC2B07">
                          <w:delText>7</w:delText>
                        </w:r>
                      </w:del>
                      <w:ins w:id="2646" w:author="AdminNB" w:date="2023-05-10T23:22:00Z">
                        <w:r w:rsidR="00DC2B07">
                          <w:t>8</w:t>
                        </w:r>
                      </w:ins>
                      <w:r>
                        <w:t xml:space="preserve"> – анимация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смерти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15584" behindDoc="0" locked="0" layoutInCell="1" allowOverlap="1" wp14:anchorId="749A7D78" wp14:editId="127AF202">
            <wp:simplePos x="0" y="0"/>
            <wp:positionH relativeFrom="page">
              <wp:posOffset>1709420</wp:posOffset>
            </wp:positionH>
            <wp:positionV relativeFrom="paragraph">
              <wp:posOffset>3006513</wp:posOffset>
            </wp:positionV>
            <wp:extent cx="4930775" cy="585470"/>
            <wp:effectExtent l="19050" t="19050" r="22225" b="24130"/>
            <wp:wrapTopAndBottom/>
            <wp:docPr id="27" name="Рисунок 27" descr="C:\Users\AdminNB\AppData\Local\Microsoft\Windows\INetCache\Content.Word\HeroKnight-De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NB\AppData\Local\Microsoft\Windows\INetCache\Content.Word\HeroKnight-Deat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685"/>
                    <a:stretch/>
                  </pic:blipFill>
                  <pic:spPr bwMode="auto">
                    <a:xfrm>
                      <a:off x="0" y="0"/>
                      <a:ext cx="4930775" cy="5854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3D8104" wp14:editId="7B94296F">
                <wp:simplePos x="0" y="0"/>
                <wp:positionH relativeFrom="page">
                  <wp:align>center</wp:align>
                </wp:positionH>
                <wp:positionV relativeFrom="paragraph">
                  <wp:posOffset>2607522</wp:posOffset>
                </wp:positionV>
                <wp:extent cx="6332220" cy="635"/>
                <wp:effectExtent l="0" t="0" r="0" b="1905"/>
                <wp:wrapTopAndBottom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EF9521" w14:textId="7DCAED9A" w:rsidR="00C95566" w:rsidRPr="00E10DE4" w:rsidRDefault="00C95566" w:rsidP="002D7647">
                            <w:pPr>
                              <w:pStyle w:val="afff3"/>
                              <w:rPr>
                                <w:noProof/>
                              </w:rPr>
                            </w:pPr>
                            <w:r>
                              <w:t>Рисунок А</w:t>
                            </w:r>
                            <w:ins w:id="2647" w:author="AdminNB" w:date="2023-05-10T23:21:00Z">
                              <w:r w:rsidR="00DC2B07">
                                <w:t>7</w:t>
                              </w:r>
                            </w:ins>
                            <w:del w:id="2648" w:author="AdminNB" w:date="2023-05-10T23:21:00Z">
                              <w:r w:rsidDel="00DC2B07">
                                <w:rPr>
                                  <w:lang w:val="en-US"/>
                                </w:rPr>
                                <w:delText>6</w:delText>
                              </w:r>
                            </w:del>
                            <w:r>
                              <w:t xml:space="preserve"> – анимация кувырка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3D8104" id="Надпись 26" o:spid="_x0000_s1032" type="#_x0000_t202" style="position:absolute;left:0;text-align:left;margin-left:0;margin-top:205.3pt;width:498.6pt;height:.05pt;z-index:25171456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" stroked="f">
                <v:textbox style="mso-fit-shape-to-text:t" inset="0,0,0,0">
                  <w:txbxContent>
                    <w:p w14:paraId="53EF9521" w14:textId="7DCAED9A" w:rsidR="00C95566" w:rsidRPr="00E10DE4" w:rsidRDefault="00C95566" w:rsidP="002D7647">
                      <w:pPr>
                        <w:pStyle w:val="afff3"/>
                        <w:rPr>
                          <w:noProof/>
                        </w:rPr>
                      </w:pPr>
                      <w:r>
                        <w:t>Рисунок А</w:t>
                      </w:r>
                      <w:ins w:id="2649" w:author="AdminNB" w:date="2023-05-10T23:21:00Z">
                        <w:r w:rsidR="00DC2B07">
                          <w:t>7</w:t>
                        </w:r>
                      </w:ins>
                      <w:del w:id="2650" w:author="AdminNB" w:date="2023-05-10T23:21:00Z">
                        <w:r w:rsidDel="00DC2B07">
                          <w:rPr>
                            <w:lang w:val="en-US"/>
                          </w:rPr>
                          <w:delText>6</w:delText>
                        </w:r>
                      </w:del>
                      <w:r>
                        <w:t xml:space="preserve"> – анимация кувырка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80398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DA0F9DA" wp14:editId="39BEB148">
                <wp:simplePos x="0" y="0"/>
                <wp:positionH relativeFrom="margin">
                  <wp:posOffset>952500</wp:posOffset>
                </wp:positionH>
                <wp:positionV relativeFrom="paragraph">
                  <wp:posOffset>680085</wp:posOffset>
                </wp:positionV>
                <wp:extent cx="3771900" cy="635"/>
                <wp:effectExtent l="0" t="0" r="0" b="1905"/>
                <wp:wrapTopAndBottom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3A9F35" w14:textId="444FCC5A" w:rsidR="00C95566" w:rsidRPr="00937119" w:rsidRDefault="00C95566" w:rsidP="00937119">
                            <w:pPr>
                              <w:pStyle w:val="afff3"/>
                              <w:rPr>
                                <w:noProof/>
                              </w:rPr>
                            </w:pPr>
                            <w:r>
                              <w:t>Рисунок А</w:t>
                            </w:r>
                            <w:del w:id="2651" w:author="AdminNB" w:date="2023-05-10T23:21:00Z">
                              <w:r w:rsidDel="00DC2B07">
                                <w:delText>8</w:delText>
                              </w:r>
                            </w:del>
                            <w:ins w:id="2652" w:author="AdminNB" w:date="2023-05-10T23:21:00Z">
                              <w:r w:rsidR="00DC2B07">
                                <w:t>6</w:t>
                              </w:r>
                            </w:ins>
                            <w:r>
                              <w:t xml:space="preserve"> – анимация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получения урона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A0F9DA" id="Надпись 30" o:spid="_x0000_s1033" type="#_x0000_t202" style="position:absolute;left:0;text-align:left;margin-left:75pt;margin-top:53.55pt;width:297pt;height:.05pt;z-index:2517207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" stroked="f">
                <v:textbox style="mso-fit-shape-to-text:t" inset="0,0,0,0">
                  <w:txbxContent>
                    <w:p w14:paraId="113A9F35" w14:textId="444FCC5A" w:rsidR="00C95566" w:rsidRPr="00937119" w:rsidRDefault="00C95566" w:rsidP="00937119">
                      <w:pPr>
                        <w:pStyle w:val="afff3"/>
                        <w:rPr>
                          <w:noProof/>
                        </w:rPr>
                      </w:pPr>
                      <w:r>
                        <w:t>Рисунок А</w:t>
                      </w:r>
                      <w:del w:id="2653" w:author="AdminNB" w:date="2023-05-10T23:21:00Z">
                        <w:r w:rsidDel="00DC2B07">
                          <w:delText>8</w:delText>
                        </w:r>
                      </w:del>
                      <w:ins w:id="2654" w:author="AdminNB" w:date="2023-05-10T23:21:00Z">
                        <w:r w:rsidR="00DC2B07">
                          <w:t>6</w:t>
                        </w:r>
                      </w:ins>
                      <w:r>
                        <w:t xml:space="preserve"> – анимация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получения урона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443EAD4" w14:textId="3566A6C5" w:rsidR="00257A34" w:rsidDel="00880C19" w:rsidRDefault="00257A34">
      <w:pPr>
        <w:ind w:firstLine="0"/>
        <w:rPr>
          <w:del w:id="2655" w:author="Anton Log" w:date="2023-05-10T17:22:00Z"/>
        </w:rPr>
        <w:pPrChange w:id="2656" w:author="Anton Log" w:date="2023-05-10T17:22:00Z">
          <w:pPr>
            <w:spacing w:line="240" w:lineRule="auto"/>
            <w:ind w:firstLine="0"/>
            <w:contextualSpacing w:val="0"/>
            <w:jc w:val="left"/>
          </w:pPr>
        </w:pPrChange>
      </w:pPr>
      <w:del w:id="2657" w:author="Anton Log" w:date="2023-05-10T17:22:00Z">
        <w:r w:rsidDel="00665228">
          <w:br w:type="page"/>
        </w:r>
      </w:del>
    </w:p>
    <w:p w14:paraId="7764C164" w14:textId="1035F59A" w:rsidR="00665228" w:rsidRDefault="00665228">
      <w:pPr>
        <w:ind w:firstLine="0"/>
        <w:rPr>
          <w:ins w:id="2658" w:author="Anton Log" w:date="2023-05-10T17:22:00Z"/>
          <w:i/>
          <w:caps/>
          <w:color w:val="000000" w:themeColor="text1"/>
          <w:sz w:val="32"/>
          <w:szCs w:val="32"/>
        </w:rPr>
        <w:pPrChange w:id="2659" w:author="Anton Log" w:date="2023-05-10T17:22:00Z">
          <w:pPr>
            <w:spacing w:line="240" w:lineRule="auto"/>
            <w:ind w:firstLine="0"/>
            <w:contextualSpacing w:val="0"/>
            <w:jc w:val="left"/>
          </w:pPr>
        </w:pPrChange>
      </w:pPr>
      <w:ins w:id="2660" w:author="Anton Log" w:date="2023-05-10T17:22:00Z">
        <w:r>
          <w:br w:type="page"/>
        </w:r>
      </w:ins>
    </w:p>
    <w:p w14:paraId="011BC607" w14:textId="3BE2BA80" w:rsidR="00665228" w:rsidDel="00F72509" w:rsidRDefault="00665228" w:rsidP="00257A34">
      <w:pPr>
        <w:pStyle w:val="aff3"/>
        <w:rPr>
          <w:ins w:id="2661" w:author="Anton Log" w:date="2023-05-10T17:22:00Z"/>
          <w:del w:id="2662" w:author="AdminNB" w:date="2023-05-10T21:20:00Z"/>
        </w:rPr>
      </w:pPr>
    </w:p>
    <w:p w14:paraId="57D34C05" w14:textId="750C54EC" w:rsidR="00321AA0" w:rsidRPr="000B2E67" w:rsidRDefault="00257A34" w:rsidP="00257A34">
      <w:pPr>
        <w:pStyle w:val="aff3"/>
      </w:pPr>
      <w:r>
        <w:t>Приложение Б</w:t>
      </w:r>
    </w:p>
    <w:p w14:paraId="2438B063" w14:textId="631D93AD" w:rsidR="00321AA0" w:rsidRPr="00906ED2" w:rsidRDefault="00084B77" w:rsidP="002F0B9D">
      <w:pPr>
        <w:pStyle w:val="ae"/>
        <w:ind w:left="0" w:firstLine="851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727872" behindDoc="0" locked="0" layoutInCell="1" allowOverlap="1" wp14:anchorId="111E190F" wp14:editId="319B3D45">
            <wp:simplePos x="0" y="0"/>
            <wp:positionH relativeFrom="margin">
              <wp:align>center</wp:align>
            </wp:positionH>
            <wp:positionV relativeFrom="paragraph">
              <wp:posOffset>6001385</wp:posOffset>
            </wp:positionV>
            <wp:extent cx="6745605" cy="1104900"/>
            <wp:effectExtent l="19050" t="19050" r="17145" b="19050"/>
            <wp:wrapTopAndBottom/>
            <wp:docPr id="98496195" name="Рисунок 98496195" descr="C:\Users\AdminNB\AppData\Local\Microsoft\Windows\INetCache\Content.Word\De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dminNB\AppData\Local\Microsoft\Windows\INetCache\Content.Word\Deat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564"/>
                    <a:stretch/>
                  </pic:blipFill>
                  <pic:spPr bwMode="auto">
                    <a:xfrm>
                      <a:off x="0" y="0"/>
                      <a:ext cx="6745605" cy="11049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37D8F0C" wp14:editId="5A753140">
                <wp:simplePos x="0" y="0"/>
                <wp:positionH relativeFrom="margin">
                  <wp:align>center</wp:align>
                </wp:positionH>
                <wp:positionV relativeFrom="paragraph">
                  <wp:posOffset>5606733</wp:posOffset>
                </wp:positionV>
                <wp:extent cx="6137910" cy="635"/>
                <wp:effectExtent l="0" t="0" r="0" b="1905"/>
                <wp:wrapTopAndBottom/>
                <wp:docPr id="98496194" name="Надпись 98496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7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8C1AAF" w14:textId="2A483E00" w:rsidR="00C95566" w:rsidRPr="00B1240E" w:rsidRDefault="00C95566" w:rsidP="00734693">
                            <w:pPr>
                              <w:pStyle w:val="afff3"/>
                              <w:rPr>
                                <w:noProof/>
                              </w:rPr>
                            </w:pPr>
                            <w:r>
                              <w:t>Рисунок Б2 – анимация удара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7D8F0C" id="Надпись 98496194" o:spid="_x0000_s1034" type="#_x0000_t202" style="position:absolute;left:0;text-align:left;margin-left:0;margin-top:441.5pt;width:483.3pt;height:.05pt;z-index:2517268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" stroked="f">
                <v:textbox style="mso-fit-shape-to-text:t" inset="0,0,0,0">
                  <w:txbxContent>
                    <w:p w14:paraId="4F8C1AAF" w14:textId="2A483E00" w:rsidR="00C95566" w:rsidRPr="00B1240E" w:rsidRDefault="00C95566" w:rsidP="00734693">
                      <w:pPr>
                        <w:pStyle w:val="afff3"/>
                        <w:rPr>
                          <w:noProof/>
                        </w:rPr>
                      </w:pPr>
                      <w:r>
                        <w:t>Рисунок Б2 – анимация удара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ins w:id="2663" w:author="Anton Log" w:date="2023-05-10T17:29:00Z">
        <w:r>
          <w:rPr>
            <w:noProof/>
            <w:lang w:eastAsia="ru-RU"/>
          </w:rPr>
          <w:drawing>
            <wp:anchor distT="0" distB="0" distL="114300" distR="114300" simplePos="0" relativeHeight="251767808" behindDoc="0" locked="0" layoutInCell="1" allowOverlap="1" wp14:anchorId="1D79B13D" wp14:editId="28EEEB5C">
              <wp:simplePos x="0" y="0"/>
              <wp:positionH relativeFrom="margin">
                <wp:align>center</wp:align>
              </wp:positionH>
              <wp:positionV relativeFrom="paragraph">
                <wp:posOffset>4332922</wp:posOffset>
              </wp:positionV>
              <wp:extent cx="3782060" cy="1181100"/>
              <wp:effectExtent l="19050" t="19050" r="27940" b="19050"/>
              <wp:wrapTopAndBottom/>
              <wp:docPr id="706505799" name="Picture 706505799" descr="C:\Users\AdminNB\AppData\Local\Microsoft\Windows\INetCache\Content.Word\Attack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0" descr="C:\Users\AdminNB\AppData\Local\Microsoft\Windows\INetCache\Content.Word\Attack2.pn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3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60331" b="13433"/>
                      <a:stretch/>
                    </pic:blipFill>
                    <pic:spPr bwMode="auto">
                      <a:xfrm>
                        <a:off x="0" y="0"/>
                        <a:ext cx="3782060" cy="1181100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chemeClr val="tx1"/>
                        </a:solidFill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  <w:r>
        <w:rPr>
          <w:noProof/>
          <w:lang w:eastAsia="ru-RU"/>
        </w:rPr>
        <w:drawing>
          <wp:anchor distT="0" distB="0" distL="114300" distR="114300" simplePos="0" relativeHeight="251724800" behindDoc="0" locked="0" layoutInCell="1" allowOverlap="1" wp14:anchorId="2355C12F" wp14:editId="2F629EF1">
            <wp:simplePos x="0" y="0"/>
            <wp:positionH relativeFrom="margin">
              <wp:align>center</wp:align>
            </wp:positionH>
            <wp:positionV relativeFrom="paragraph">
              <wp:posOffset>3062923</wp:posOffset>
            </wp:positionV>
            <wp:extent cx="5425440" cy="1165860"/>
            <wp:effectExtent l="19050" t="19050" r="22860" b="15240"/>
            <wp:wrapTopAndBottom/>
            <wp:docPr id="98496193" name="Рисунок 98496193" descr="C:\Users\AdminNB\AppData\Local\Microsoft\Windows\INetCache\Content.Word\Attac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dminNB\AppData\Local\Microsoft\Windows\INetCache\Content.Word\Attack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377" b="11940"/>
                    <a:stretch/>
                  </pic:blipFill>
                  <pic:spPr bwMode="auto">
                    <a:xfrm>
                      <a:off x="0" y="0"/>
                      <a:ext cx="5425440" cy="11658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F83749C" wp14:editId="09BAD4AF">
                <wp:simplePos x="0" y="0"/>
                <wp:positionH relativeFrom="margin">
                  <wp:align>center</wp:align>
                </wp:positionH>
                <wp:positionV relativeFrom="paragraph">
                  <wp:posOffset>2651443</wp:posOffset>
                </wp:positionV>
                <wp:extent cx="6416675" cy="635"/>
                <wp:effectExtent l="0" t="0" r="3175" b="1905"/>
                <wp:wrapTopAndBottom/>
                <wp:docPr id="98496192" name="Надпись 98496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6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281D7D" w14:textId="55E229FE" w:rsidR="00C95566" w:rsidRPr="00844302" w:rsidRDefault="00C95566" w:rsidP="002F0B9D">
                            <w:pPr>
                              <w:pStyle w:val="afff3"/>
                              <w:rPr>
                                <w:noProof/>
                              </w:rPr>
                            </w:pPr>
                            <w:r>
                              <w:t>Рисунок Б1 – анимация положения покоя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83749C" id="Надпись 98496192" o:spid="_x0000_s1035" type="#_x0000_t202" style="position:absolute;left:0;text-align:left;margin-left:0;margin-top:208.8pt;width:505.25pt;height:.05pt;z-index:2517237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" stroked="f">
                <v:textbox style="mso-fit-shape-to-text:t" inset="0,0,0,0">
                  <w:txbxContent>
                    <w:p w14:paraId="76281D7D" w14:textId="55E229FE" w:rsidR="00C95566" w:rsidRPr="00844302" w:rsidRDefault="00C95566" w:rsidP="002F0B9D">
                      <w:pPr>
                        <w:pStyle w:val="afff3"/>
                        <w:rPr>
                          <w:noProof/>
                        </w:rPr>
                      </w:pPr>
                      <w:r>
                        <w:t>Рисунок Б1 – анимация положения покоя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ins w:id="2664" w:author="Anton Log" w:date="2023-05-10T17:26:00Z">
        <w:r>
          <w:rPr>
            <w:noProof/>
            <w:lang w:eastAsia="ru-RU"/>
          </w:rPr>
          <w:drawing>
            <wp:anchor distT="0" distB="0" distL="114300" distR="114300" simplePos="0" relativeHeight="251763712" behindDoc="0" locked="0" layoutInCell="1" allowOverlap="1" wp14:anchorId="23335C28" wp14:editId="66594475">
              <wp:simplePos x="0" y="0"/>
              <wp:positionH relativeFrom="margin">
                <wp:posOffset>140017</wp:posOffset>
              </wp:positionH>
              <wp:positionV relativeFrom="paragraph">
                <wp:posOffset>1435418</wp:posOffset>
              </wp:positionV>
              <wp:extent cx="6418580" cy="1100455"/>
              <wp:effectExtent l="19050" t="19050" r="20320" b="23495"/>
              <wp:wrapTopAndBottom/>
              <wp:docPr id="665138301" name="Picture 665138301" descr="C:\Users\AdminNB\AppData\Local\Microsoft\Windows\INetCache\Content.Word\Idl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6" descr="C:\Users\AdminNB\AppData\Local\Microsoft\Windows\INetCache\Content.Word\Idle.pn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3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52251" b="10389"/>
                      <a:stretch/>
                    </pic:blipFill>
                    <pic:spPr bwMode="auto">
                      <a:xfrm>
                        <a:off x="0" y="0"/>
                        <a:ext cx="6418580" cy="1100455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chemeClr val="tx1"/>
                        </a:solidFill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  <w:r>
        <w:rPr>
          <w:noProof/>
          <w:lang w:eastAsia="ru-RU"/>
        </w:rPr>
        <w:drawing>
          <wp:anchor distT="0" distB="0" distL="114300" distR="114300" simplePos="0" relativeHeight="251721728" behindDoc="0" locked="0" layoutInCell="1" allowOverlap="1" wp14:anchorId="30C537EF" wp14:editId="5B2C3CA8">
            <wp:simplePos x="0" y="0"/>
            <wp:positionH relativeFrom="page">
              <wp:posOffset>1176338</wp:posOffset>
            </wp:positionH>
            <wp:positionV relativeFrom="paragraph">
              <wp:posOffset>317818</wp:posOffset>
            </wp:positionV>
            <wp:extent cx="6449060" cy="960120"/>
            <wp:effectExtent l="19050" t="19050" r="27940" b="11430"/>
            <wp:wrapTopAndBottom/>
            <wp:docPr id="31" name="Рисунок 31" descr="C:\Users\AdminNB\AppData\Local\Microsoft\Windows\INetCache\Content.Word\Id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dminNB\AppData\Local\Microsoft\Windows\INetCache\Content.Word\Id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46561" b="12987"/>
                    <a:stretch/>
                  </pic:blipFill>
                  <pic:spPr bwMode="auto">
                    <a:xfrm>
                      <a:off x="0" y="0"/>
                      <a:ext cx="6449060" cy="9601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ins w:id="2665" w:author="AdminNB" w:date="2023-05-10T23:22:00Z">
        <w:r w:rsidR="005A2983">
          <w:t xml:space="preserve">Кадры анимации </w:t>
        </w:r>
      </w:ins>
      <w:del w:id="2666" w:author="AdminNB" w:date="2023-05-10T23:22:00Z">
        <w:r w:rsidR="00257A34" w:rsidDel="005A2983">
          <w:delText xml:space="preserve">Изображения и анимации </w:delText>
        </w:r>
      </w:del>
      <w:r w:rsidR="00257A34">
        <w:t>противника</w:t>
      </w:r>
      <w:ins w:id="2667" w:author="Anton Log" w:date="2023-05-10T17:26:00Z">
        <w:r w:rsidR="00906ED2" w:rsidRPr="00906ED2">
          <w:rPr>
            <w:rPrChange w:id="2668" w:author="Anton Log" w:date="2023-05-10T17:26:00Z">
              <w:rPr>
                <w:lang w:val="en-US"/>
              </w:rPr>
            </w:rPrChange>
          </w:rPr>
          <w:t xml:space="preserve"> </w:t>
        </w:r>
        <w:r w:rsidR="00906ED2">
          <w:rPr>
            <w:lang w:val="ru-BY"/>
          </w:rPr>
          <w:t xml:space="preserve">из </w:t>
        </w:r>
        <w:r w:rsidR="00906ED2">
          <w:rPr>
            <w:lang w:val="en-US"/>
          </w:rPr>
          <w:t>Unity</w:t>
        </w:r>
        <w:r w:rsidR="00906ED2" w:rsidRPr="00CC4CB0">
          <w:rPr>
            <w:rPrChange w:id="2669" w:author="Anton Log" w:date="2023-05-10T17:26:00Z">
              <w:rPr>
                <w:lang w:val="en-US"/>
              </w:rPr>
            </w:rPrChange>
          </w:rPr>
          <w:t xml:space="preserve"> </w:t>
        </w:r>
        <w:r w:rsidR="00906ED2">
          <w:rPr>
            <w:lang w:val="en-US"/>
          </w:rPr>
          <w:t>Asset</w:t>
        </w:r>
        <w:r w:rsidR="00906ED2" w:rsidRPr="00CC4CB0">
          <w:rPr>
            <w:rPrChange w:id="2670" w:author="Anton Log" w:date="2023-05-10T17:26:00Z">
              <w:rPr>
                <w:lang w:val="en-US"/>
              </w:rPr>
            </w:rPrChange>
          </w:rPr>
          <w:t xml:space="preserve"> </w:t>
        </w:r>
        <w:r w:rsidR="00906ED2">
          <w:rPr>
            <w:lang w:val="en-US"/>
          </w:rPr>
          <w:t>Store</w:t>
        </w:r>
      </w:ins>
    </w:p>
    <w:p w14:paraId="378216D8" w14:textId="4FA5C741" w:rsidR="00084B77" w:rsidRDefault="00084B77" w:rsidP="00084B77">
      <w:pPr>
        <w:pStyle w:val="ae"/>
        <w:ind w:left="0" w:firstLine="851"/>
        <w:rPr>
          <w:ins w:id="2671" w:author="AdminNB" w:date="2023-05-10T21:18:00Z"/>
          <w:lang w:val="ru-BY"/>
        </w:rPr>
      </w:pPr>
      <w:ins w:id="2672" w:author="AdminNB" w:date="2023-05-10T21:16:00Z">
        <w:r>
          <w:rPr>
            <w:lang w:val="ru-BY"/>
          </w:rPr>
          <w:br w:type="page"/>
        </w:r>
      </w:ins>
    </w:p>
    <w:p w14:paraId="2881E71A" w14:textId="2AC0CB1C" w:rsidR="00084B77" w:rsidRDefault="00084B77" w:rsidP="00084B77">
      <w:pPr>
        <w:pStyle w:val="ae"/>
        <w:ind w:left="0" w:firstLine="851"/>
        <w:rPr>
          <w:ins w:id="2673" w:author="AdminNB" w:date="2023-05-10T21:18:00Z"/>
          <w:lang w:val="ru-BY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405A069" wp14:editId="4C22A580">
                <wp:simplePos x="0" y="0"/>
                <wp:positionH relativeFrom="margin">
                  <wp:align>right</wp:align>
                </wp:positionH>
                <wp:positionV relativeFrom="paragraph">
                  <wp:posOffset>1296035</wp:posOffset>
                </wp:positionV>
                <wp:extent cx="6185535" cy="635"/>
                <wp:effectExtent l="0" t="0" r="5715" b="1905"/>
                <wp:wrapTopAndBottom/>
                <wp:docPr id="98496196" name="Надпись 98496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5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AD902C" w14:textId="618266E9" w:rsidR="00C95566" w:rsidRPr="008F1BB6" w:rsidRDefault="00C95566" w:rsidP="006D7F2A">
                            <w:pPr>
                              <w:pStyle w:val="afff3"/>
                              <w:rPr>
                                <w:noProof/>
                              </w:rPr>
                            </w:pPr>
                            <w:r>
                              <w:t>Рисунок Б</w:t>
                            </w:r>
                            <w:ins w:id="2674" w:author="AdminNB" w:date="2023-05-10T21:16:00Z">
                              <w:r w:rsidR="00670618">
                                <w:t>3</w:t>
                              </w:r>
                            </w:ins>
                            <w:del w:id="2675" w:author="AdminNB" w:date="2023-05-10T21:16:00Z">
                              <w:r w:rsidDel="00670618">
                                <w:delText>2</w:delText>
                              </w:r>
                            </w:del>
                            <w:r>
                              <w:t xml:space="preserve"> – анимация смерти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05A069" id="Надпись 98496196" o:spid="_x0000_s1036" type="#_x0000_t202" style="position:absolute;left:0;text-align:left;margin-left:435.85pt;margin-top:102.05pt;width:487.05pt;height:.05pt;z-index:2517299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" stroked="f">
                <v:textbox style="mso-fit-shape-to-text:t" inset="0,0,0,0">
                  <w:txbxContent>
                    <w:p w14:paraId="7FAD902C" w14:textId="618266E9" w:rsidR="00C95566" w:rsidRPr="008F1BB6" w:rsidRDefault="00C95566" w:rsidP="006D7F2A">
                      <w:pPr>
                        <w:pStyle w:val="afff3"/>
                        <w:rPr>
                          <w:noProof/>
                        </w:rPr>
                      </w:pPr>
                      <w:r>
                        <w:t>Рисунок Б</w:t>
                      </w:r>
                      <w:ins w:id="2676" w:author="AdminNB" w:date="2023-05-10T21:16:00Z">
                        <w:r w:rsidR="00670618">
                          <w:t>3</w:t>
                        </w:r>
                      </w:ins>
                      <w:del w:id="2677" w:author="AdminNB" w:date="2023-05-10T21:16:00Z">
                        <w:r w:rsidDel="00670618">
                          <w:delText>2</w:delText>
                        </w:r>
                      </w:del>
                      <w:r>
                        <w:t xml:space="preserve"> – анимация смерти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ins w:id="2678" w:author="Anton Log" w:date="2023-05-10T17:27:00Z">
        <w:r>
          <w:rPr>
            <w:noProof/>
            <w:lang w:eastAsia="ru-RU"/>
          </w:rPr>
          <w:drawing>
            <wp:anchor distT="0" distB="0" distL="114300" distR="114300" simplePos="0" relativeHeight="251765760" behindDoc="0" locked="0" layoutInCell="1" allowOverlap="1" wp14:anchorId="76833149" wp14:editId="0AD9E84B">
              <wp:simplePos x="0" y="0"/>
              <wp:positionH relativeFrom="margin">
                <wp:align>center</wp:align>
              </wp:positionH>
              <wp:positionV relativeFrom="paragraph">
                <wp:posOffset>41910</wp:posOffset>
              </wp:positionV>
              <wp:extent cx="5633720" cy="1148715"/>
              <wp:effectExtent l="19050" t="19050" r="24130" b="13335"/>
              <wp:wrapTopAndBottom/>
              <wp:docPr id="630215722" name="Picture 630215722" descr="C:\Users\AdminNB\AppData\Local\Microsoft\Windows\INetCache\Content.Word\Death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4" descr="C:\Users\AdminNB\AppData\Local\Microsoft\Windows\INetCache\Content.Word\Death.pn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3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55436"/>
                      <a:stretch/>
                    </pic:blipFill>
                    <pic:spPr bwMode="auto">
                      <a:xfrm>
                        <a:off x="0" y="0"/>
                        <a:ext cx="5633720" cy="1148715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chemeClr val="tx1"/>
                        </a:solidFill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  <w:ins w:id="2679" w:author="AdminNB" w:date="2023-05-10T21:18:00Z">
        <w:r>
          <w:rPr>
            <w:lang w:val="ru-BY"/>
          </w:rPr>
          <w:br w:type="page"/>
        </w:r>
      </w:ins>
    </w:p>
    <w:p w14:paraId="027BA51C" w14:textId="0B6DD19A" w:rsidR="00321AA0" w:rsidDel="00084B77" w:rsidRDefault="00321AA0" w:rsidP="00AD27A3">
      <w:pPr>
        <w:pStyle w:val="ae"/>
        <w:ind w:left="0" w:firstLine="851"/>
        <w:rPr>
          <w:del w:id="2680" w:author="AdminNB" w:date="2023-05-10T21:16:00Z"/>
          <w:lang w:val="ru-BY"/>
        </w:rPr>
      </w:pPr>
    </w:p>
    <w:p w14:paraId="521C223C" w14:textId="49FECED0" w:rsidR="00521815" w:rsidDel="00084B77" w:rsidRDefault="00521815" w:rsidP="00084B77">
      <w:pPr>
        <w:pStyle w:val="ae"/>
        <w:ind w:left="0" w:firstLine="851"/>
        <w:rPr>
          <w:ins w:id="2681" w:author="Anton Log" w:date="2023-05-10T16:51:00Z"/>
          <w:del w:id="2682" w:author="AdminNB" w:date="2023-05-10T21:16:00Z"/>
          <w:lang w:val="ru-BY"/>
        </w:rPr>
        <w:pPrChange w:id="2683" w:author="AdminNB" w:date="2023-05-10T21:16:00Z">
          <w:pPr>
            <w:spacing w:line="240" w:lineRule="auto"/>
            <w:ind w:firstLine="0"/>
            <w:contextualSpacing w:val="0"/>
            <w:jc w:val="left"/>
          </w:pPr>
        </w:pPrChange>
      </w:pPr>
      <w:del w:id="2684" w:author="AdminNB" w:date="2023-05-10T21:16:00Z">
        <w:r w:rsidDel="00084B77">
          <w:rPr>
            <w:lang w:val="ru-BY"/>
          </w:rPr>
          <w:br w:type="page"/>
        </w:r>
      </w:del>
    </w:p>
    <w:p w14:paraId="65E7227C" w14:textId="79104890" w:rsidR="00353B6C" w:rsidRDefault="00353B6C" w:rsidP="00353B6C">
      <w:pPr>
        <w:pStyle w:val="aff3"/>
        <w:rPr>
          <w:ins w:id="2685" w:author="Anton Log" w:date="2023-05-10T17:31:00Z"/>
          <w:lang w:val="ru-BY"/>
        </w:rPr>
      </w:pPr>
      <w:ins w:id="2686" w:author="Anton Log" w:date="2023-05-10T16:51:00Z">
        <w:r>
          <w:rPr>
            <w:lang w:val="ru-BY"/>
          </w:rPr>
          <w:t>ПРИЛОЖЕНИЕ В</w:t>
        </w:r>
      </w:ins>
    </w:p>
    <w:p w14:paraId="4CDA19EC" w14:textId="456B075C" w:rsidR="00B0387A" w:rsidRPr="00B0387A" w:rsidRDefault="00B0387A">
      <w:pPr>
        <w:pStyle w:val="aff3"/>
        <w:jc w:val="center"/>
        <w:rPr>
          <w:ins w:id="2687" w:author="Anton Log" w:date="2023-05-10T16:51:00Z"/>
          <w:rPrChange w:id="2688" w:author="Anton Log" w:date="2023-05-10T17:32:00Z">
            <w:rPr>
              <w:ins w:id="2689" w:author="Anton Log" w:date="2023-05-10T16:51:00Z"/>
              <w:lang w:val="ru-BY"/>
            </w:rPr>
          </w:rPrChange>
        </w:rPr>
        <w:pPrChange w:id="2690" w:author="Anton Log" w:date="2023-05-10T17:32:00Z">
          <w:pPr>
            <w:spacing w:line="240" w:lineRule="auto"/>
            <w:ind w:firstLine="0"/>
            <w:contextualSpacing w:val="0"/>
            <w:jc w:val="left"/>
          </w:pPr>
        </w:pPrChange>
      </w:pPr>
      <w:ins w:id="2691" w:author="Anton Log" w:date="2023-05-10T16:51:00Z">
        <w:r w:rsidRPr="00274306">
          <w:rPr>
            <w:i w:val="0"/>
            <w:caps w:val="0"/>
            <w:noProof/>
            <w:color w:val="auto"/>
            <w:sz w:val="28"/>
            <w:szCs w:val="22"/>
            <w:lang w:eastAsia="ru-RU"/>
          </w:rPr>
          <w:drawing>
            <wp:anchor distT="0" distB="0" distL="114300" distR="114300" simplePos="0" relativeHeight="251755520" behindDoc="0" locked="0" layoutInCell="1" allowOverlap="1" wp14:anchorId="19669F52" wp14:editId="7344F82D">
              <wp:simplePos x="0" y="0"/>
              <wp:positionH relativeFrom="margin">
                <wp:align>right</wp:align>
              </wp:positionH>
              <wp:positionV relativeFrom="paragraph">
                <wp:posOffset>356235</wp:posOffset>
              </wp:positionV>
              <wp:extent cx="6332220" cy="480060"/>
              <wp:effectExtent l="19050" t="19050" r="11430" b="15240"/>
              <wp:wrapTopAndBottom/>
              <wp:docPr id="1503507975" name="Picture 150350797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67895583" name=""/>
                      <pic:cNvPicPr/>
                    </pic:nvPicPr>
                    <pic:blipFill>
                      <a:blip r:embed="rId2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32220" cy="480060"/>
                      </a:xfrm>
                      <a:prstGeom prst="rect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  <w:ins w:id="2692" w:author="Anton Log" w:date="2023-05-10T17:31:00Z">
        <w:r w:rsidRPr="00B0387A">
          <w:rPr>
            <w:i w:val="0"/>
            <w:caps w:val="0"/>
            <w:color w:val="auto"/>
            <w:sz w:val="28"/>
            <w:szCs w:val="22"/>
            <w:rPrChange w:id="2693" w:author="Anton Log" w:date="2023-05-10T17:32:00Z">
              <w:rPr>
                <w:i/>
                <w:caps/>
                <w:lang w:val="ru-BY"/>
              </w:rPr>
            </w:rPrChange>
          </w:rPr>
          <w:t xml:space="preserve">Оригинальная анимация, созданная с помощью редактора </w:t>
        </w:r>
        <w:r w:rsidRPr="00B0387A">
          <w:rPr>
            <w:i w:val="0"/>
            <w:caps w:val="0"/>
            <w:color w:val="auto"/>
            <w:sz w:val="28"/>
            <w:szCs w:val="22"/>
            <w:rPrChange w:id="2694" w:author="Anton Log" w:date="2023-05-10T17:32:00Z">
              <w:rPr>
                <w:i/>
                <w:caps/>
                <w:lang w:val="en-US"/>
              </w:rPr>
            </w:rPrChange>
          </w:rPr>
          <w:t>PixilArt</w:t>
        </w:r>
      </w:ins>
    </w:p>
    <w:p w14:paraId="5961001D" w14:textId="22A8CFEF" w:rsidR="00353B6C" w:rsidRDefault="00353B6C" w:rsidP="005F3436">
      <w:pPr>
        <w:pStyle w:val="afff3"/>
        <w:rPr>
          <w:ins w:id="2695" w:author="Anton Log" w:date="2023-05-10T16:51:00Z"/>
          <w:lang w:val="ru-BY"/>
        </w:rPr>
      </w:pPr>
      <w:ins w:id="2696" w:author="Anton Log" w:date="2023-05-10T16:51:00Z">
        <w:r>
          <w:rPr>
            <w:lang w:val="ru-BY"/>
          </w:rPr>
          <w:t xml:space="preserve">Рисунок В1 - </w:t>
        </w:r>
        <w:r>
          <w:t>анимации удара молнии</w:t>
        </w:r>
      </w:ins>
    </w:p>
    <w:p w14:paraId="5EC267FF" w14:textId="27133761" w:rsidR="00353B6C" w:rsidRPr="00353B6C" w:rsidRDefault="00353B6C">
      <w:pPr>
        <w:spacing w:line="240" w:lineRule="auto"/>
        <w:ind w:firstLine="0"/>
        <w:contextualSpacing w:val="0"/>
        <w:jc w:val="left"/>
        <w:rPr>
          <w:lang w:val="ru-BY"/>
        </w:rPr>
      </w:pPr>
    </w:p>
    <w:p w14:paraId="05C265E5" w14:textId="72B142CA" w:rsidR="00004FFB" w:rsidRPr="00263BB2" w:rsidRDefault="00004FFB" w:rsidP="00004FFB">
      <w:pPr>
        <w:pStyle w:val="aff3"/>
        <w:rPr>
          <w:lang w:val="ru-BY"/>
          <w:rPrChange w:id="2697" w:author="Anton Log" w:date="2023-05-10T17:33:00Z">
            <w:rPr/>
          </w:rPrChange>
        </w:rPr>
      </w:pPr>
      <w:r>
        <w:t xml:space="preserve">Приложение </w:t>
      </w:r>
      <w:del w:id="2698" w:author="Anton Log" w:date="2023-05-10T17:33:00Z">
        <w:r w:rsidDel="00263BB2">
          <w:rPr>
            <w:lang w:val="en-US"/>
          </w:rPr>
          <w:delText>B</w:delText>
        </w:r>
      </w:del>
      <w:ins w:id="2699" w:author="Anton Log" w:date="2023-05-10T17:33:00Z">
        <w:r w:rsidR="00263BB2">
          <w:rPr>
            <w:lang w:val="ru-BY"/>
          </w:rPr>
          <w:t>Г</w:t>
        </w:r>
      </w:ins>
    </w:p>
    <w:p w14:paraId="22F77E28" w14:textId="2AFDD87C" w:rsidR="00321AA0" w:rsidRDefault="00284740" w:rsidP="005F354D">
      <w:pPr>
        <w:pStyle w:val="ae"/>
        <w:ind w:left="0" w:firstLine="851"/>
        <w:jc w:val="center"/>
        <w:rPr>
          <w:ins w:id="2700" w:author="AdminNB" w:date="2023-05-10T21:03:00Z"/>
        </w:rPr>
      </w:pPr>
      <w:ins w:id="2701" w:author="AdminNB" w:date="2023-05-10T21:03:00Z">
        <w:r w:rsidRPr="00961AFF">
          <w:rPr>
            <w:noProof/>
            <w:lang w:eastAsia="ru-RU"/>
          </w:rPr>
          <w:drawing>
            <wp:anchor distT="0" distB="0" distL="114300" distR="114300" simplePos="0" relativeHeight="251769856" behindDoc="0" locked="0" layoutInCell="1" allowOverlap="1" wp14:anchorId="47047F4A" wp14:editId="549740D4">
              <wp:simplePos x="0" y="0"/>
              <wp:positionH relativeFrom="margin">
                <wp:posOffset>2051685</wp:posOffset>
              </wp:positionH>
              <wp:positionV relativeFrom="paragraph">
                <wp:posOffset>349250</wp:posOffset>
              </wp:positionV>
              <wp:extent cx="3010320" cy="1486107"/>
              <wp:effectExtent l="19050" t="19050" r="19050" b="19050"/>
              <wp:wrapTopAndBottom/>
              <wp:docPr id="7" name="Рисунок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10320" cy="1486107"/>
                      </a:xfrm>
                      <a:prstGeom prst="rect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anchor>
          </w:drawing>
        </w:r>
      </w:ins>
      <w:r w:rsidR="009876C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87B08C1" wp14:editId="4625CF30">
                <wp:simplePos x="0" y="0"/>
                <wp:positionH relativeFrom="margin">
                  <wp:align>center</wp:align>
                </wp:positionH>
                <wp:positionV relativeFrom="paragraph">
                  <wp:posOffset>1953577</wp:posOffset>
                </wp:positionV>
                <wp:extent cx="4502785" cy="635"/>
                <wp:effectExtent l="0" t="0" r="0" b="1905"/>
                <wp:wrapTopAndBottom/>
                <wp:docPr id="98496198" name="Надпись 98496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0A5541" w14:textId="1ACD494C" w:rsidR="00C95566" w:rsidRPr="00354B8E" w:rsidRDefault="00C95566" w:rsidP="00FF6147">
                            <w:pPr>
                              <w:pStyle w:val="afff3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del w:id="2702" w:author="AdminNB" w:date="2023-05-10T21:21:00Z">
                              <w:r w:rsidDel="009876CE">
                                <w:delText>В</w:delText>
                              </w:r>
                            </w:del>
                            <w:ins w:id="2703" w:author="AdminNB" w:date="2023-05-10T21:21:00Z">
                              <w:r w:rsidR="009876CE">
                                <w:t>Г</w:t>
                              </w:r>
                            </w:ins>
                            <w:r>
                              <w:t xml:space="preserve">1 – </w:t>
                            </w:r>
                            <w:ins w:id="2704" w:author="AdminNB" w:date="2023-05-10T21:22:00Z">
                              <w:r w:rsidR="009876CE">
                                <w:t xml:space="preserve">Ловушка </w:t>
                              </w:r>
                              <w:r w:rsidR="009876CE">
                                <w:rPr>
                                  <w:lang w:val="en-US"/>
                                </w:rPr>
                                <w:t>Spikes</w:t>
                              </w:r>
                            </w:ins>
                            <w:del w:id="2705" w:author="AdminNB" w:date="2023-05-10T21:22:00Z">
                              <w:r w:rsidDel="009876CE">
                                <w:delText>полет стрелы над головой игрока</w:delText>
                              </w:r>
                            </w:del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7B08C1" id="Надпись 98496198" o:spid="_x0000_s1037" type="#_x0000_t202" style="position:absolute;left:0;text-align:left;margin-left:0;margin-top:153.8pt;width:354.55pt;height:.05pt;z-index:2517340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" stroked="f">
                <v:textbox style="mso-fit-shape-to-text:t" inset="0,0,0,0">
                  <w:txbxContent>
                    <w:p w14:paraId="190A5541" w14:textId="1ACD494C" w:rsidR="00C95566" w:rsidRPr="00354B8E" w:rsidRDefault="00C95566" w:rsidP="00FF6147">
                      <w:pPr>
                        <w:pStyle w:val="afff3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del w:id="2706" w:author="AdminNB" w:date="2023-05-10T21:21:00Z">
                        <w:r w:rsidDel="009876CE">
                          <w:delText>В</w:delText>
                        </w:r>
                      </w:del>
                      <w:ins w:id="2707" w:author="AdminNB" w:date="2023-05-10T21:21:00Z">
                        <w:r w:rsidR="009876CE">
                          <w:t>Г</w:t>
                        </w:r>
                      </w:ins>
                      <w:r>
                        <w:t xml:space="preserve">1 – </w:t>
                      </w:r>
                      <w:ins w:id="2708" w:author="AdminNB" w:date="2023-05-10T21:22:00Z">
                        <w:r w:rsidR="009876CE">
                          <w:t xml:space="preserve">Ловушка </w:t>
                        </w:r>
                        <w:r w:rsidR="009876CE">
                          <w:rPr>
                            <w:lang w:val="en-US"/>
                          </w:rPr>
                          <w:t>Spikes</w:t>
                        </w:r>
                      </w:ins>
                      <w:del w:id="2709" w:author="AdminNB" w:date="2023-05-10T21:22:00Z">
                        <w:r w:rsidDel="009876CE">
                          <w:delText>полет стрелы над головой игрока</w:delText>
                        </w:r>
                      </w:del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del w:id="2710" w:author="AdminNB" w:date="2023-05-10T21:22:00Z">
        <w:r w:rsidR="0096526B" w:rsidDel="00A83E08">
          <w:rPr>
            <w:noProof/>
            <w:lang w:eastAsia="ru-RU"/>
          </w:rPr>
          <mc:AlternateContent>
            <mc:Choice Requires="wps">
              <w:drawing>
                <wp:anchor distT="0" distB="0" distL="114300" distR="114300" simplePos="0" relativeHeight="251738112" behindDoc="0" locked="0" layoutInCell="1" allowOverlap="1" wp14:anchorId="1956C272" wp14:editId="6F331CC7">
                  <wp:simplePos x="0" y="0"/>
                  <wp:positionH relativeFrom="column">
                    <wp:posOffset>925830</wp:posOffset>
                  </wp:positionH>
                  <wp:positionV relativeFrom="paragraph">
                    <wp:posOffset>4591050</wp:posOffset>
                  </wp:positionV>
                  <wp:extent cx="4480560" cy="635"/>
                  <wp:effectExtent l="0" t="0" r="0" b="0"/>
                  <wp:wrapTopAndBottom/>
                  <wp:docPr id="98496199" name="Надпись 9849619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4480560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2859D0D" w14:textId="31FADE8F" w:rsidR="00C95566" w:rsidRPr="00DB4C48" w:rsidRDefault="00C95566" w:rsidP="0096526B">
                              <w:pPr>
                                <w:pStyle w:val="afff3"/>
                                <w:rPr>
                                  <w:noProof/>
                                </w:rPr>
                              </w:pPr>
                              <w:r>
                                <w:t>Рисунок В2 – полет стрелы на уровне с головой игрока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1956C272" id="Надпись 98496199" o:spid="_x0000_s1038" type="#_x0000_t202" style="position:absolute;left:0;text-align:left;margin-left:72.9pt;margin-top:361.5pt;width:352.8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" stroked="f">
                  <v:textbox style="mso-fit-shape-to-text:t" inset="0,0,0,0">
                    <w:txbxContent>
                      <w:p w14:paraId="22859D0D" w14:textId="31FADE8F" w:rsidR="00C95566" w:rsidRPr="00DB4C48" w:rsidRDefault="00C95566" w:rsidP="0096526B">
                        <w:pPr>
                          <w:pStyle w:val="afff3"/>
                          <w:rPr>
                            <w:noProof/>
                          </w:rPr>
                        </w:pPr>
                        <w:r>
                          <w:t>Рисунок В2 – полет стрелы на уровне с головой игрока</w:t>
                        </w:r>
                      </w:p>
                    </w:txbxContent>
                  </v:textbox>
                  <w10:wrap type="topAndBottom"/>
                </v:shape>
              </w:pict>
            </mc:Fallback>
          </mc:AlternateContent>
        </w:r>
      </w:del>
      <w:del w:id="2711" w:author="AdminNB" w:date="2023-05-10T21:03:00Z">
        <w:r w:rsidR="0096526B" w:rsidRPr="000617A5" w:rsidDel="00214292">
          <w:rPr>
            <w:noProof/>
            <w:lang w:eastAsia="ru-RU"/>
          </w:rPr>
          <w:drawing>
            <wp:anchor distT="0" distB="0" distL="114300" distR="114300" simplePos="0" relativeHeight="251736064" behindDoc="0" locked="0" layoutInCell="1" allowOverlap="1" wp14:anchorId="0AF4C707" wp14:editId="3C82BFAA">
              <wp:simplePos x="0" y="0"/>
              <wp:positionH relativeFrom="margin">
                <wp:align>center</wp:align>
              </wp:positionH>
              <wp:positionV relativeFrom="paragraph">
                <wp:posOffset>2708275</wp:posOffset>
              </wp:positionV>
              <wp:extent cx="4480560" cy="1825625"/>
              <wp:effectExtent l="0" t="0" r="0" b="3175"/>
              <wp:wrapTopAndBottom/>
              <wp:docPr id="16" name="Рисунок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80560" cy="18256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FF6147" w:rsidRPr="000617A5" w:rsidDel="00214292">
          <w:rPr>
            <w:noProof/>
            <w:lang w:eastAsia="ru-RU"/>
          </w:rPr>
          <w:drawing>
            <wp:anchor distT="0" distB="0" distL="114300" distR="114300" simplePos="0" relativeHeight="251731968" behindDoc="0" locked="0" layoutInCell="1" allowOverlap="1" wp14:anchorId="011FA177" wp14:editId="3EEB3A06">
              <wp:simplePos x="0" y="0"/>
              <wp:positionH relativeFrom="margin">
                <wp:align>center</wp:align>
              </wp:positionH>
              <wp:positionV relativeFrom="paragraph">
                <wp:posOffset>337503</wp:posOffset>
              </wp:positionV>
              <wp:extent cx="4502785" cy="1840230"/>
              <wp:effectExtent l="0" t="0" r="0" b="7620"/>
              <wp:wrapTopAndBottom/>
              <wp:docPr id="98496197" name="Рисунок 9849619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3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6695" b="12468"/>
                      <a:stretch/>
                    </pic:blipFill>
                    <pic:spPr bwMode="auto">
                      <a:xfrm>
                        <a:off x="0" y="0"/>
                        <a:ext cx="4502785" cy="184023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del>
      <w:ins w:id="2712" w:author="AdminNB" w:date="2023-05-10T21:21:00Z">
        <w:r w:rsidR="009876CE">
          <w:t xml:space="preserve">Изображение ловушки </w:t>
        </w:r>
        <w:r w:rsidR="009876CE">
          <w:rPr>
            <w:lang w:val="en-US"/>
          </w:rPr>
          <w:t>Spikes</w:t>
        </w:r>
      </w:ins>
      <w:del w:id="2713" w:author="AdminNB" w:date="2023-05-10T21:21:00Z">
        <w:r w:rsidR="00FF6147" w:rsidDel="009876CE">
          <w:delText>Изображения разных уровней полета стрелы</w:delText>
        </w:r>
      </w:del>
    </w:p>
    <w:p w14:paraId="7FA4E039" w14:textId="44D5D5FE" w:rsidR="00214292" w:rsidRPr="00490A9A" w:rsidDel="00E17BBA" w:rsidRDefault="00214292" w:rsidP="005F354D">
      <w:pPr>
        <w:pStyle w:val="ae"/>
        <w:ind w:left="0" w:firstLine="851"/>
        <w:jc w:val="center"/>
        <w:rPr>
          <w:del w:id="2714" w:author="AdminNB" w:date="2023-05-10T21:22:00Z"/>
        </w:rPr>
      </w:pPr>
    </w:p>
    <w:p w14:paraId="6594DB88" w14:textId="3FD04AC3" w:rsidR="00A55F8B" w:rsidRDefault="00A55F8B">
      <w:pPr>
        <w:spacing w:line="240" w:lineRule="auto"/>
        <w:ind w:firstLine="0"/>
        <w:contextualSpacing w:val="0"/>
        <w:jc w:val="left"/>
        <w:rPr>
          <w:lang w:val="ru-BY"/>
        </w:rPr>
      </w:pPr>
      <w:r>
        <w:rPr>
          <w:lang w:val="ru-BY"/>
        </w:rPr>
        <w:br w:type="page"/>
      </w:r>
    </w:p>
    <w:p w14:paraId="587BDDD2" w14:textId="77888ED7" w:rsidR="00321AA0" w:rsidRPr="00F03FED" w:rsidRDefault="003207B5" w:rsidP="003207B5">
      <w:pPr>
        <w:pStyle w:val="aff3"/>
        <w:rPr>
          <w:lang w:val="ru-BY"/>
          <w:rPrChange w:id="2715" w:author="Anton Log" w:date="2023-05-10T17:33:00Z">
            <w:rPr/>
          </w:rPrChange>
        </w:rPr>
      </w:pPr>
      <w:r>
        <w:lastRenderedPageBreak/>
        <w:t xml:space="preserve">Приложение </w:t>
      </w:r>
      <w:del w:id="2716" w:author="Anton Log" w:date="2023-05-10T17:33:00Z">
        <w:r w:rsidDel="00F03FED">
          <w:delText>Г</w:delText>
        </w:r>
      </w:del>
      <w:ins w:id="2717" w:author="Anton Log" w:date="2023-05-10T17:33:00Z">
        <w:r w:rsidR="00F03FED">
          <w:rPr>
            <w:lang w:val="ru-BY"/>
          </w:rPr>
          <w:t>Д</w:t>
        </w:r>
      </w:ins>
    </w:p>
    <w:p w14:paraId="3146DD41" w14:textId="0AC50A03" w:rsidR="003207B5" w:rsidRPr="00D1745B" w:rsidRDefault="00A224E8" w:rsidP="003207B5">
      <w:pPr>
        <w:jc w:val="center"/>
      </w:pPr>
      <w:r>
        <w:t>Изображение зоны</w:t>
      </w:r>
      <w:r w:rsidR="00D1745B">
        <w:t xml:space="preserve"> атаки персонажа</w:t>
      </w:r>
      <w:r w:rsidR="00BD754D">
        <w:t xml:space="preserve"> и фоновое изображение уровня игры</w:t>
      </w:r>
    </w:p>
    <w:p w14:paraId="2ACB1F5F" w14:textId="3FEA4BF8" w:rsidR="003A614B" w:rsidRDefault="003A614B" w:rsidP="003A614B">
      <w:pPr>
        <w:pStyle w:val="aff3"/>
        <w:tabs>
          <w:tab w:val="left" w:pos="4185"/>
          <w:tab w:val="right" w:pos="9972"/>
        </w:tabs>
        <w:jc w:val="left"/>
        <w:rPr>
          <w:lang w:val="ru-BY"/>
        </w:rPr>
      </w:pPr>
      <w:r>
        <w:rPr>
          <w:lang w:val="ru-BY"/>
        </w:rPr>
        <w:tab/>
      </w:r>
      <w:r w:rsidR="00C63E7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3AE1597" wp14:editId="6BF80FFF">
                <wp:simplePos x="0" y="0"/>
                <wp:positionH relativeFrom="margin">
                  <wp:align>center</wp:align>
                </wp:positionH>
                <wp:positionV relativeFrom="paragraph">
                  <wp:posOffset>6652895</wp:posOffset>
                </wp:positionV>
                <wp:extent cx="5100955" cy="635"/>
                <wp:effectExtent l="0" t="0" r="4445" b="5080"/>
                <wp:wrapTopAndBottom/>
                <wp:docPr id="98496202" name="Надпись 98496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0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44CB9C" w14:textId="52379745" w:rsidR="00C95566" w:rsidRPr="00156503" w:rsidRDefault="00C95566" w:rsidP="00C63E79">
                            <w:pPr>
                              <w:pStyle w:val="afff3"/>
                              <w:rPr>
                                <w:caps/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t xml:space="preserve">Рисунок </w:t>
                            </w:r>
                            <w:ins w:id="2718" w:author="AdminNB" w:date="2023-05-10T23:23:00Z">
                              <w:r w:rsidR="009C6419">
                                <w:t>Д</w:t>
                              </w:r>
                            </w:ins>
                            <w:del w:id="2719" w:author="AdminNB" w:date="2023-05-10T23:23:00Z">
                              <w:r w:rsidDel="009C6419">
                                <w:delText>Г</w:delText>
                              </w:r>
                            </w:del>
                            <w:r>
                              <w:t>2 – фоновое изображение уровня игры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AE1597" id="Надпись 98496202" o:spid="_x0000_s1039" type="#_x0000_t202" style="position:absolute;left:0;text-align:left;margin-left:0;margin-top:523.85pt;width:401.65pt;height:.05pt;z-index:2517452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" stroked="f">
                <v:textbox style="mso-fit-shape-to-text:t" inset="0,0,0,0">
                  <w:txbxContent>
                    <w:p w14:paraId="4B44CB9C" w14:textId="52379745" w:rsidR="00C95566" w:rsidRPr="00156503" w:rsidRDefault="00C95566" w:rsidP="00C63E79">
                      <w:pPr>
                        <w:pStyle w:val="afff3"/>
                        <w:rPr>
                          <w:caps/>
                          <w:noProof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t xml:space="preserve">Рисунок </w:t>
                      </w:r>
                      <w:ins w:id="2720" w:author="AdminNB" w:date="2023-05-10T23:23:00Z">
                        <w:r w:rsidR="009C6419">
                          <w:t>Д</w:t>
                        </w:r>
                      </w:ins>
                      <w:del w:id="2721" w:author="AdminNB" w:date="2023-05-10T23:23:00Z">
                        <w:r w:rsidDel="009C6419">
                          <w:delText>Г</w:delText>
                        </w:r>
                      </w:del>
                      <w:r>
                        <w:t>2 – фоновое изображение уровня игры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63E79">
        <w:rPr>
          <w:noProof/>
          <w:lang w:eastAsia="ru-RU"/>
        </w:rPr>
        <w:drawing>
          <wp:anchor distT="0" distB="0" distL="114300" distR="114300" simplePos="0" relativeHeight="251743232" behindDoc="0" locked="0" layoutInCell="1" allowOverlap="1" wp14:anchorId="5A74180A" wp14:editId="5040D2CA">
            <wp:simplePos x="0" y="0"/>
            <wp:positionH relativeFrom="margin">
              <wp:align>center</wp:align>
            </wp:positionH>
            <wp:positionV relativeFrom="paragraph">
              <wp:posOffset>2709227</wp:posOffset>
            </wp:positionV>
            <wp:extent cx="5100955" cy="3824605"/>
            <wp:effectExtent l="0" t="0" r="4445" b="4445"/>
            <wp:wrapTopAndBottom/>
            <wp:docPr id="98496201" name="Рисунок 98496201" descr="C:\Users\AdminNB\AppData\Local\Microsoft\Windows\INetCache\Content.Word\backgr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AdminNB\AppData\Local\Microsoft\Windows\INetCache\Content.Word\backgroun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955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33D8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CC38C42" wp14:editId="564F98E7">
                <wp:simplePos x="0" y="0"/>
                <wp:positionH relativeFrom="column">
                  <wp:posOffset>689610</wp:posOffset>
                </wp:positionH>
                <wp:positionV relativeFrom="paragraph">
                  <wp:posOffset>2127885</wp:posOffset>
                </wp:positionV>
                <wp:extent cx="4949190" cy="635"/>
                <wp:effectExtent l="0" t="0" r="0" b="0"/>
                <wp:wrapTopAndBottom/>
                <wp:docPr id="98496200" name="Надпись 98496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9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37C3A2" w14:textId="1B530791" w:rsidR="00C95566" w:rsidRPr="00EE65A8" w:rsidRDefault="00C95566" w:rsidP="00933D86">
                            <w:pPr>
                              <w:pStyle w:val="afff3"/>
                              <w:rPr>
                                <w:caps/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t xml:space="preserve">Рисунок </w:t>
                            </w:r>
                            <w:ins w:id="2722" w:author="AdminNB" w:date="2023-05-10T23:23:00Z">
                              <w:r w:rsidR="009C6419">
                                <w:t>Д</w:t>
                              </w:r>
                            </w:ins>
                            <w:del w:id="2723" w:author="AdminNB" w:date="2023-05-10T23:23:00Z">
                              <w:r w:rsidDel="009C6419">
                                <w:delText>Г</w:delText>
                              </w:r>
                            </w:del>
                            <w:r>
                              <w:t>1 – зона атаки персонажа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C38C42" id="Надпись 98496200" o:spid="_x0000_s1040" type="#_x0000_t202" style="position:absolute;left:0;text-align:left;margin-left:54.3pt;margin-top:167.55pt;width:389.7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" stroked="f">
                <v:textbox style="mso-fit-shape-to-text:t" inset="0,0,0,0">
                  <w:txbxContent>
                    <w:p w14:paraId="5D37C3A2" w14:textId="1B530791" w:rsidR="00C95566" w:rsidRPr="00EE65A8" w:rsidRDefault="00C95566" w:rsidP="00933D86">
                      <w:pPr>
                        <w:pStyle w:val="afff3"/>
                        <w:rPr>
                          <w:caps/>
                          <w:noProof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t xml:space="preserve">Рисунок </w:t>
                      </w:r>
                      <w:ins w:id="2724" w:author="AdminNB" w:date="2023-05-10T23:23:00Z">
                        <w:r w:rsidR="009C6419">
                          <w:t>Д</w:t>
                        </w:r>
                      </w:ins>
                      <w:del w:id="2725" w:author="AdminNB" w:date="2023-05-10T23:23:00Z">
                        <w:r w:rsidDel="009C6419">
                          <w:delText>Г</w:delText>
                        </w:r>
                      </w:del>
                      <w:r>
                        <w:t>1 – зона атаки персонажа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33D86">
        <w:rPr>
          <w:noProof/>
          <w:lang w:eastAsia="ru-RU"/>
        </w:rPr>
        <w:drawing>
          <wp:anchor distT="0" distB="0" distL="114300" distR="114300" simplePos="0" relativeHeight="251740160" behindDoc="0" locked="0" layoutInCell="1" allowOverlap="1" wp14:anchorId="73508591" wp14:editId="7BE612F7">
            <wp:simplePos x="0" y="0"/>
            <wp:positionH relativeFrom="margin">
              <wp:align>center</wp:align>
            </wp:positionH>
            <wp:positionV relativeFrom="paragraph">
              <wp:posOffset>118427</wp:posOffset>
            </wp:positionV>
            <wp:extent cx="4949190" cy="1952625"/>
            <wp:effectExtent l="0" t="0" r="3810" b="9525"/>
            <wp:wrapTopAndBottom/>
            <wp:docPr id="21" name="Рисунок 21" descr="C:\Users\AdminNB\AppData\Local\Microsoft\Windows\INetCache\Content.Word\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NB\AppData\Local\Microsoft\Windows\INetCache\Content.Word\box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19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572B3E" w14:textId="77777777" w:rsidR="003A614B" w:rsidRPr="003A614B" w:rsidRDefault="003A614B" w:rsidP="003A614B">
      <w:pPr>
        <w:rPr>
          <w:lang w:val="ru-BY"/>
        </w:rPr>
      </w:pPr>
    </w:p>
    <w:p w14:paraId="19262785" w14:textId="0F185A28" w:rsidR="003A614B" w:rsidRPr="003A614B" w:rsidRDefault="003A614B" w:rsidP="003A614B">
      <w:pPr>
        <w:pStyle w:val="aff3"/>
      </w:pPr>
      <w:r>
        <w:lastRenderedPageBreak/>
        <w:t xml:space="preserve">Приложение </w:t>
      </w:r>
      <w:ins w:id="2726" w:author="AdminNB" w:date="2023-05-10T22:16:00Z">
        <w:r w:rsidR="002759D8">
          <w:t>Е</w:t>
        </w:r>
      </w:ins>
      <w:del w:id="2727" w:author="AdminNB" w:date="2023-05-10T22:16:00Z">
        <w:r w:rsidDel="002759D8">
          <w:delText>Д</w:delText>
        </w:r>
      </w:del>
    </w:p>
    <w:p w14:paraId="50329ED9" w14:textId="5D3FDC4F" w:rsidR="003A614B" w:rsidRPr="003A614B" w:rsidRDefault="003A614B" w:rsidP="00C45DF4">
      <w:pPr>
        <w:jc w:val="center"/>
      </w:pPr>
      <w:r>
        <w:t>Схема управления</w:t>
      </w:r>
    </w:p>
    <w:p w14:paraId="71D9AB0C" w14:textId="77777777" w:rsidR="003A614B" w:rsidRPr="003A614B" w:rsidRDefault="003A614B" w:rsidP="003A614B">
      <w:pPr>
        <w:rPr>
          <w:lang w:val="ru-BY"/>
        </w:rPr>
      </w:pPr>
    </w:p>
    <w:p w14:paraId="266A84E0" w14:textId="6C74EEDD" w:rsidR="00982E89" w:rsidRDefault="00982E89" w:rsidP="00982E89">
      <w:pPr>
        <w:pStyle w:val="afff3"/>
      </w:pPr>
      <w:r>
        <w:t xml:space="preserve">Таблица </w:t>
      </w:r>
      <w:ins w:id="2728" w:author="AdminNB" w:date="2023-05-10T23:23:00Z">
        <w:r w:rsidR="00B251D7">
          <w:t>Е</w:t>
        </w:r>
      </w:ins>
      <w:del w:id="2729" w:author="AdminNB" w:date="2023-05-10T23:23:00Z">
        <w:r w:rsidDel="00B251D7">
          <w:delText>Д</w:delText>
        </w:r>
      </w:del>
      <w:r>
        <w:t>1 – схема управления</w:t>
      </w:r>
    </w:p>
    <w:tbl>
      <w:tblPr>
        <w:tblStyle w:val="afc"/>
        <w:tblpPr w:leftFromText="180" w:rightFromText="180" w:vertAnchor="page" w:horzAnchor="page" w:tblpX="1783" w:tblpY="2222"/>
        <w:tblW w:w="0" w:type="auto"/>
        <w:tblInd w:w="0" w:type="dxa"/>
        <w:tblLook w:val="04A0" w:firstRow="1" w:lastRow="0" w:firstColumn="1" w:lastColumn="0" w:noHBand="0" w:noVBand="1"/>
      </w:tblPr>
      <w:tblGrid>
        <w:gridCol w:w="4390"/>
        <w:gridCol w:w="4536"/>
      </w:tblGrid>
      <w:tr w:rsidR="00C45DF4" w:rsidRPr="00DB63E3" w14:paraId="65589A4E" w14:textId="77777777" w:rsidTr="00C45DF4">
        <w:tc>
          <w:tcPr>
            <w:tcW w:w="4390" w:type="dxa"/>
          </w:tcPr>
          <w:p w14:paraId="3EA0BA41" w14:textId="77777777" w:rsidR="00C45DF4" w:rsidRPr="00DB63E3" w:rsidRDefault="00C45DF4" w:rsidP="00C45DF4">
            <w:pPr>
              <w:ind w:firstLine="0"/>
              <w:rPr>
                <w:b/>
              </w:rPr>
            </w:pPr>
            <w:r w:rsidRPr="00DB63E3">
              <w:rPr>
                <w:b/>
              </w:rPr>
              <w:t>Клавиша</w:t>
            </w:r>
          </w:p>
        </w:tc>
        <w:tc>
          <w:tcPr>
            <w:tcW w:w="4536" w:type="dxa"/>
          </w:tcPr>
          <w:p w14:paraId="3716160C" w14:textId="77777777" w:rsidR="00C45DF4" w:rsidRPr="00DB63E3" w:rsidRDefault="00C45DF4" w:rsidP="00C45DF4">
            <w:pPr>
              <w:ind w:firstLine="0"/>
              <w:rPr>
                <w:b/>
              </w:rPr>
            </w:pPr>
            <w:r w:rsidRPr="00DB63E3">
              <w:rPr>
                <w:b/>
              </w:rPr>
              <w:t>Функция</w:t>
            </w:r>
          </w:p>
        </w:tc>
      </w:tr>
      <w:tr w:rsidR="00C45DF4" w14:paraId="17DFEDD5" w14:textId="77777777" w:rsidTr="00C45DF4">
        <w:tc>
          <w:tcPr>
            <w:tcW w:w="4390" w:type="dxa"/>
          </w:tcPr>
          <w:p w14:paraId="13249B46" w14:textId="77777777" w:rsidR="00C45DF4" w:rsidRDefault="00C45DF4" w:rsidP="00C45DF4">
            <w:pPr>
              <w:ind w:firstLine="0"/>
            </w:pPr>
            <w:r>
              <w:t>Левая кнопка мыши</w:t>
            </w:r>
          </w:p>
        </w:tc>
        <w:tc>
          <w:tcPr>
            <w:tcW w:w="4536" w:type="dxa"/>
          </w:tcPr>
          <w:p w14:paraId="7E658659" w14:textId="77777777" w:rsidR="00C45DF4" w:rsidRDefault="00C45DF4" w:rsidP="00C45DF4">
            <w:pPr>
              <w:ind w:firstLine="0"/>
            </w:pPr>
            <w:r>
              <w:t>Атака</w:t>
            </w:r>
          </w:p>
        </w:tc>
      </w:tr>
      <w:tr w:rsidR="00C45DF4" w14:paraId="12B06CD7" w14:textId="77777777" w:rsidTr="00C45DF4">
        <w:tc>
          <w:tcPr>
            <w:tcW w:w="4390" w:type="dxa"/>
          </w:tcPr>
          <w:p w14:paraId="04B3D4A2" w14:textId="77777777" w:rsidR="00C45DF4" w:rsidRPr="00B60ABC" w:rsidRDefault="00C45DF4" w:rsidP="00C45DF4">
            <w:pPr>
              <w:ind w:firstLine="0"/>
            </w:pPr>
            <w:r>
              <w:rPr>
                <w:lang w:val="en-US"/>
              </w:rPr>
              <w:t>Space(</w:t>
            </w:r>
            <w:r>
              <w:t>Пробел)</w:t>
            </w:r>
          </w:p>
        </w:tc>
        <w:tc>
          <w:tcPr>
            <w:tcW w:w="4536" w:type="dxa"/>
          </w:tcPr>
          <w:p w14:paraId="01F0EC93" w14:textId="77777777" w:rsidR="00C45DF4" w:rsidRDefault="00C45DF4" w:rsidP="00C45DF4">
            <w:pPr>
              <w:ind w:firstLine="0"/>
            </w:pPr>
            <w:r>
              <w:t>Прыжок</w:t>
            </w:r>
          </w:p>
        </w:tc>
      </w:tr>
      <w:tr w:rsidR="00C45DF4" w14:paraId="6172D31F" w14:textId="77777777" w:rsidTr="00C45DF4">
        <w:tc>
          <w:tcPr>
            <w:tcW w:w="4390" w:type="dxa"/>
          </w:tcPr>
          <w:p w14:paraId="154C38BF" w14:textId="77777777" w:rsidR="00C45DF4" w:rsidRPr="00B60ABC" w:rsidRDefault="00C45DF4" w:rsidP="00C45DF4">
            <w:pPr>
              <w:ind w:firstLine="0"/>
            </w:pPr>
            <w:r>
              <w:t>С</w:t>
            </w:r>
          </w:p>
        </w:tc>
        <w:tc>
          <w:tcPr>
            <w:tcW w:w="4536" w:type="dxa"/>
          </w:tcPr>
          <w:p w14:paraId="2829AA31" w14:textId="77777777" w:rsidR="00C45DF4" w:rsidRDefault="00C45DF4" w:rsidP="00C45DF4">
            <w:pPr>
              <w:ind w:firstLine="0"/>
            </w:pPr>
            <w:r>
              <w:t>Кувырок</w:t>
            </w:r>
          </w:p>
        </w:tc>
      </w:tr>
      <w:tr w:rsidR="00C45DF4" w14:paraId="749025CD" w14:textId="77777777" w:rsidTr="00C45DF4">
        <w:tc>
          <w:tcPr>
            <w:tcW w:w="4390" w:type="dxa"/>
          </w:tcPr>
          <w:p w14:paraId="0D1A2461" w14:textId="77777777" w:rsidR="00C45DF4" w:rsidRPr="0083344B" w:rsidRDefault="00C45DF4" w:rsidP="00C45DF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</w:t>
            </w:r>
            <w:r>
              <w:t>(А)</w:t>
            </w:r>
          </w:p>
        </w:tc>
        <w:tc>
          <w:tcPr>
            <w:tcW w:w="4536" w:type="dxa"/>
          </w:tcPr>
          <w:p w14:paraId="3EF26818" w14:textId="77777777" w:rsidR="00C45DF4" w:rsidRPr="000757FF" w:rsidRDefault="00C45DF4" w:rsidP="00C45DF4">
            <w:pPr>
              <w:ind w:firstLine="0"/>
            </w:pPr>
            <w:r>
              <w:t>Применить бонус</w:t>
            </w:r>
          </w:p>
        </w:tc>
      </w:tr>
    </w:tbl>
    <w:p w14:paraId="4AFFA6F1" w14:textId="67BDD60A" w:rsidR="003A614B" w:rsidRPr="003A614B" w:rsidDel="00C52167" w:rsidRDefault="003A614B" w:rsidP="003A614B">
      <w:pPr>
        <w:rPr>
          <w:del w:id="2730" w:author="AdminNB" w:date="2023-05-10T23:23:00Z"/>
          <w:lang w:val="ru-BY"/>
        </w:rPr>
      </w:pPr>
      <w:bookmarkStart w:id="2731" w:name="_GoBack"/>
      <w:bookmarkEnd w:id="2731"/>
    </w:p>
    <w:p w14:paraId="3CA5AA2E" w14:textId="78C92DCC" w:rsidR="003A614B" w:rsidRPr="003A614B" w:rsidDel="00C52167" w:rsidRDefault="003A614B" w:rsidP="003A614B">
      <w:pPr>
        <w:rPr>
          <w:del w:id="2732" w:author="AdminNB" w:date="2023-05-10T23:23:00Z"/>
          <w:lang w:val="ru-BY"/>
        </w:rPr>
      </w:pPr>
    </w:p>
    <w:p w14:paraId="20532733" w14:textId="58EEE817" w:rsidR="003A614B" w:rsidRPr="003A614B" w:rsidDel="00C52167" w:rsidRDefault="003A614B" w:rsidP="003A614B">
      <w:pPr>
        <w:rPr>
          <w:del w:id="2733" w:author="AdminNB" w:date="2023-05-10T23:23:00Z"/>
          <w:lang w:val="ru-BY"/>
        </w:rPr>
      </w:pPr>
    </w:p>
    <w:p w14:paraId="597DB685" w14:textId="604A934B" w:rsidR="003A614B" w:rsidRPr="003A614B" w:rsidDel="00C52167" w:rsidRDefault="003A614B" w:rsidP="003A614B">
      <w:pPr>
        <w:rPr>
          <w:del w:id="2734" w:author="AdminNB" w:date="2023-05-10T23:23:00Z"/>
          <w:lang w:val="ru-BY"/>
        </w:rPr>
      </w:pPr>
    </w:p>
    <w:p w14:paraId="30FF7B3B" w14:textId="28019564" w:rsidR="003A614B" w:rsidRPr="003A614B" w:rsidDel="00C52167" w:rsidRDefault="003A614B" w:rsidP="003A614B">
      <w:pPr>
        <w:rPr>
          <w:del w:id="2735" w:author="AdminNB" w:date="2023-05-10T23:23:00Z"/>
          <w:lang w:val="ru-BY"/>
        </w:rPr>
      </w:pPr>
    </w:p>
    <w:p w14:paraId="02DF2F0D" w14:textId="5FCCDB71" w:rsidR="003A614B" w:rsidRPr="003A614B" w:rsidDel="00C52167" w:rsidRDefault="003A614B" w:rsidP="003A614B">
      <w:pPr>
        <w:rPr>
          <w:del w:id="2736" w:author="AdminNB" w:date="2023-05-10T23:23:00Z"/>
          <w:lang w:val="ru-BY"/>
        </w:rPr>
      </w:pPr>
    </w:p>
    <w:p w14:paraId="31396AE3" w14:textId="510B6E25" w:rsidR="003A614B" w:rsidRPr="003A614B" w:rsidDel="00C52167" w:rsidRDefault="003A614B" w:rsidP="003A614B">
      <w:pPr>
        <w:rPr>
          <w:del w:id="2737" w:author="AdminNB" w:date="2023-05-10T23:23:00Z"/>
          <w:lang w:val="ru-BY"/>
        </w:rPr>
      </w:pPr>
    </w:p>
    <w:p w14:paraId="0EDF6838" w14:textId="3E8D5117" w:rsidR="003A614B" w:rsidRPr="003A614B" w:rsidDel="00C52167" w:rsidRDefault="003A614B" w:rsidP="003A614B">
      <w:pPr>
        <w:rPr>
          <w:del w:id="2738" w:author="AdminNB" w:date="2023-05-10T23:23:00Z"/>
          <w:lang w:val="ru-BY"/>
        </w:rPr>
      </w:pPr>
    </w:p>
    <w:p w14:paraId="49451A65" w14:textId="4E6CBC6A" w:rsidR="003A614B" w:rsidRPr="003A614B" w:rsidDel="00C52167" w:rsidRDefault="003A614B" w:rsidP="003A614B">
      <w:pPr>
        <w:rPr>
          <w:del w:id="2739" w:author="AdminNB" w:date="2023-05-10T23:23:00Z"/>
          <w:lang w:val="ru-BY"/>
        </w:rPr>
      </w:pPr>
    </w:p>
    <w:p w14:paraId="0C04D625" w14:textId="3C851F47" w:rsidR="003A614B" w:rsidRPr="003A614B" w:rsidDel="00C52167" w:rsidRDefault="003A614B" w:rsidP="003A614B">
      <w:pPr>
        <w:rPr>
          <w:del w:id="2740" w:author="AdminNB" w:date="2023-05-10T23:23:00Z"/>
          <w:lang w:val="ru-BY"/>
        </w:rPr>
      </w:pPr>
    </w:p>
    <w:p w14:paraId="50E2DFA6" w14:textId="5A0DA86E" w:rsidR="003A614B" w:rsidRPr="003A614B" w:rsidDel="00C52167" w:rsidRDefault="003A614B" w:rsidP="003A614B">
      <w:pPr>
        <w:rPr>
          <w:del w:id="2741" w:author="AdminNB" w:date="2023-05-10T23:23:00Z"/>
          <w:lang w:val="ru-BY"/>
        </w:rPr>
      </w:pPr>
    </w:p>
    <w:p w14:paraId="71FC138F" w14:textId="5903624B" w:rsidR="003A614B" w:rsidRPr="003A614B" w:rsidDel="00C52167" w:rsidRDefault="003A614B" w:rsidP="003A614B">
      <w:pPr>
        <w:rPr>
          <w:del w:id="2742" w:author="AdminNB" w:date="2023-05-10T23:23:00Z"/>
          <w:lang w:val="ru-BY"/>
        </w:rPr>
      </w:pPr>
    </w:p>
    <w:p w14:paraId="59C6404F" w14:textId="71DECB62" w:rsidR="003A614B" w:rsidRPr="003A614B" w:rsidDel="00C52167" w:rsidRDefault="003A614B" w:rsidP="003A614B">
      <w:pPr>
        <w:rPr>
          <w:del w:id="2743" w:author="AdminNB" w:date="2023-05-10T23:23:00Z"/>
          <w:lang w:val="ru-BY"/>
        </w:rPr>
      </w:pPr>
    </w:p>
    <w:p w14:paraId="393857C0" w14:textId="0B2D5D46" w:rsidR="003A614B" w:rsidRPr="003A614B" w:rsidDel="00C52167" w:rsidRDefault="003A614B" w:rsidP="003A614B">
      <w:pPr>
        <w:rPr>
          <w:del w:id="2744" w:author="AdminNB" w:date="2023-05-10T23:23:00Z"/>
          <w:lang w:val="ru-BY"/>
        </w:rPr>
      </w:pPr>
    </w:p>
    <w:p w14:paraId="155F0403" w14:textId="666004D8" w:rsidR="003A614B" w:rsidRPr="003A614B" w:rsidDel="00C52167" w:rsidRDefault="003A614B" w:rsidP="003A614B">
      <w:pPr>
        <w:rPr>
          <w:del w:id="2745" w:author="AdminNB" w:date="2023-05-10T23:23:00Z"/>
          <w:lang w:val="ru-BY"/>
        </w:rPr>
      </w:pPr>
    </w:p>
    <w:p w14:paraId="4F51995C" w14:textId="0CA6B813" w:rsidR="003A614B" w:rsidRPr="003A614B" w:rsidDel="00C52167" w:rsidRDefault="003A614B" w:rsidP="003A614B">
      <w:pPr>
        <w:rPr>
          <w:del w:id="2746" w:author="AdminNB" w:date="2023-05-10T23:23:00Z"/>
          <w:lang w:val="ru-BY"/>
        </w:rPr>
      </w:pPr>
    </w:p>
    <w:p w14:paraId="1583226D" w14:textId="72F07010" w:rsidR="003A614B" w:rsidRPr="003A614B" w:rsidDel="00C52167" w:rsidRDefault="003A614B" w:rsidP="003A614B">
      <w:pPr>
        <w:rPr>
          <w:del w:id="2747" w:author="AdminNB" w:date="2023-05-10T23:23:00Z"/>
          <w:lang w:val="ru-BY"/>
        </w:rPr>
      </w:pPr>
    </w:p>
    <w:p w14:paraId="582F487C" w14:textId="0D081ABD" w:rsidR="003A614B" w:rsidRPr="003A614B" w:rsidDel="00C52167" w:rsidRDefault="003A614B" w:rsidP="003A614B">
      <w:pPr>
        <w:rPr>
          <w:del w:id="2748" w:author="AdminNB" w:date="2023-05-10T23:23:00Z"/>
          <w:lang w:val="ru-BY"/>
        </w:rPr>
      </w:pPr>
    </w:p>
    <w:p w14:paraId="7E0FCA4E" w14:textId="0AF68121" w:rsidR="003A614B" w:rsidRPr="003A614B" w:rsidDel="00C52167" w:rsidRDefault="003A614B" w:rsidP="003A614B">
      <w:pPr>
        <w:rPr>
          <w:del w:id="2749" w:author="AdminNB" w:date="2023-05-10T23:23:00Z"/>
          <w:lang w:val="ru-BY"/>
        </w:rPr>
      </w:pPr>
    </w:p>
    <w:p w14:paraId="74BE5584" w14:textId="2DC498DE" w:rsidR="003A614B" w:rsidRPr="003A614B" w:rsidDel="00C52167" w:rsidRDefault="003A614B" w:rsidP="003A614B">
      <w:pPr>
        <w:rPr>
          <w:del w:id="2750" w:author="AdminNB" w:date="2023-05-10T23:23:00Z"/>
          <w:lang w:val="ru-BY"/>
        </w:rPr>
      </w:pPr>
    </w:p>
    <w:p w14:paraId="6BEE9FEF" w14:textId="6A295A3B" w:rsidR="003A614B" w:rsidRPr="003A614B" w:rsidDel="00C52167" w:rsidRDefault="003A614B" w:rsidP="003A614B">
      <w:pPr>
        <w:rPr>
          <w:del w:id="2751" w:author="AdminNB" w:date="2023-05-10T23:23:00Z"/>
          <w:lang w:val="ru-BY"/>
        </w:rPr>
      </w:pPr>
    </w:p>
    <w:p w14:paraId="4500C8B4" w14:textId="4F77849D" w:rsidR="003A614B" w:rsidRPr="003A614B" w:rsidDel="00C52167" w:rsidRDefault="003A614B" w:rsidP="003A614B">
      <w:pPr>
        <w:rPr>
          <w:del w:id="2752" w:author="AdminNB" w:date="2023-05-10T23:23:00Z"/>
          <w:lang w:val="ru-BY"/>
        </w:rPr>
      </w:pPr>
    </w:p>
    <w:p w14:paraId="58EE1195" w14:textId="37276C8D" w:rsidR="003A614B" w:rsidRPr="003A614B" w:rsidDel="00C52167" w:rsidRDefault="003A614B" w:rsidP="003A614B">
      <w:pPr>
        <w:rPr>
          <w:del w:id="2753" w:author="AdminNB" w:date="2023-05-10T23:23:00Z"/>
          <w:lang w:val="ru-BY"/>
        </w:rPr>
      </w:pPr>
    </w:p>
    <w:p w14:paraId="74FD03CE" w14:textId="7E7C3E2D" w:rsidR="003A614B" w:rsidRPr="003A614B" w:rsidDel="00C52167" w:rsidRDefault="003A614B" w:rsidP="003A614B">
      <w:pPr>
        <w:rPr>
          <w:del w:id="2754" w:author="AdminNB" w:date="2023-05-10T23:23:00Z"/>
          <w:lang w:val="ru-BY"/>
        </w:rPr>
      </w:pPr>
    </w:p>
    <w:p w14:paraId="6B123095" w14:textId="2234FC27" w:rsidR="00D70D57" w:rsidRPr="00D70D57" w:rsidRDefault="00D70D57" w:rsidP="00D70D57">
      <w:pPr>
        <w:pStyle w:val="aff3"/>
      </w:pPr>
      <w:r w:rsidRPr="003A614B">
        <w:rPr>
          <w:lang w:val="ru-BY"/>
        </w:rPr>
        <w:br w:type="page"/>
      </w:r>
      <w:r>
        <w:lastRenderedPageBreak/>
        <w:t>Приложение</w:t>
      </w:r>
      <w:r w:rsidRPr="00FF6147">
        <w:t xml:space="preserve"> </w:t>
      </w:r>
      <w:ins w:id="2755" w:author="AdminNB" w:date="2023-05-10T22:16:00Z">
        <w:r w:rsidR="002759D8">
          <w:t>Ж</w:t>
        </w:r>
      </w:ins>
      <w:del w:id="2756" w:author="AdminNB" w:date="2023-05-10T22:16:00Z">
        <w:r w:rsidR="003B1FF1" w:rsidDel="002759D8">
          <w:delText>Е</w:delText>
        </w:r>
      </w:del>
    </w:p>
    <w:p w14:paraId="4D7F4C9D" w14:textId="0F2C2EC2" w:rsidR="00D70D57" w:rsidRPr="00490A9A" w:rsidRDefault="00D70D57" w:rsidP="00D70D57">
      <w:pPr>
        <w:pStyle w:val="ae"/>
        <w:ind w:left="0" w:firstLine="851"/>
        <w:jc w:val="center"/>
      </w:pPr>
      <w:r>
        <w:t>Ссылка на исходный код проекта</w:t>
      </w:r>
    </w:p>
    <w:p w14:paraId="27AAF95B" w14:textId="77777777" w:rsidR="00D70D57" w:rsidRDefault="00D70D57" w:rsidP="00D70D57">
      <w:pPr>
        <w:pStyle w:val="ae"/>
        <w:ind w:left="0" w:firstLine="851"/>
        <w:rPr>
          <w:lang w:val="ru-BY"/>
        </w:rPr>
      </w:pPr>
    </w:p>
    <w:p w14:paraId="652CD520" w14:textId="77777777" w:rsidR="00D70D57" w:rsidRDefault="00D70D57" w:rsidP="00D70D57">
      <w:pPr>
        <w:pStyle w:val="ae"/>
        <w:ind w:left="0" w:firstLine="851"/>
        <w:rPr>
          <w:lang w:val="ru-BY"/>
        </w:rPr>
      </w:pPr>
      <w:r w:rsidRPr="005F20BE">
        <w:rPr>
          <w:lang w:val="ru-BY"/>
        </w:rPr>
        <w:t>https://github.com/SirGeckT0R/CourseworkUnity</w:t>
      </w:r>
    </w:p>
    <w:bookmarkEnd w:id="489"/>
    <w:p w14:paraId="519F5DA4" w14:textId="3BC243A1" w:rsidR="00414A59" w:rsidRPr="003032D1" w:rsidRDefault="00414A59" w:rsidP="003032D1">
      <w:pPr>
        <w:spacing w:line="240" w:lineRule="auto"/>
        <w:ind w:firstLine="0"/>
        <w:contextualSpacing w:val="0"/>
        <w:jc w:val="left"/>
        <w:rPr>
          <w:lang w:val="ru-BY"/>
        </w:rPr>
      </w:pPr>
    </w:p>
    <w:sectPr w:rsidR="00414A59" w:rsidRPr="003032D1" w:rsidSect="000772EE">
      <w:footerReference w:type="default" r:id="rId41"/>
      <w:pgSz w:w="12240" w:h="15840" w:code="1"/>
      <w:pgMar w:top="1134" w:right="567" w:bottom="1134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C53749" w14:textId="77777777" w:rsidR="00CF789A" w:rsidRDefault="00CF789A" w:rsidP="00FC51D1">
      <w:pPr>
        <w:spacing w:line="240" w:lineRule="auto"/>
      </w:pPr>
      <w:r>
        <w:separator/>
      </w:r>
    </w:p>
  </w:endnote>
  <w:endnote w:type="continuationSeparator" w:id="0">
    <w:p w14:paraId="2A5E8771" w14:textId="77777777" w:rsidR="00CF789A" w:rsidRDefault="00CF789A" w:rsidP="00FC51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9FECD6" w14:textId="46D0640A" w:rsidR="00C95566" w:rsidRPr="00FC51D1" w:rsidRDefault="00C95566">
    <w:pPr>
      <w:pStyle w:val="afa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C52167">
      <w:rPr>
        <w:noProof/>
      </w:rPr>
      <w:t>40</w:t>
    </w:r>
    <w:r>
      <w:fldChar w:fldCharType="end"/>
    </w:r>
  </w:p>
  <w:p w14:paraId="5A318A79" w14:textId="2A164227" w:rsidR="00C95566" w:rsidDel="0035562D" w:rsidRDefault="00C95566" w:rsidP="0035562D">
    <w:pPr>
      <w:rPr>
        <w:del w:id="2757" w:author="AdminNB" w:date="2023-05-10T00:30:00Z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638496" w14:textId="77777777" w:rsidR="00CF789A" w:rsidRDefault="00CF789A" w:rsidP="00FC51D1">
      <w:pPr>
        <w:spacing w:line="240" w:lineRule="auto"/>
      </w:pPr>
      <w:r>
        <w:separator/>
      </w:r>
    </w:p>
  </w:footnote>
  <w:footnote w:type="continuationSeparator" w:id="0">
    <w:p w14:paraId="283AED63" w14:textId="77777777" w:rsidR="00CF789A" w:rsidRDefault="00CF789A" w:rsidP="00FC51D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182CA59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5C1091"/>
    <w:multiLevelType w:val="hybridMultilevel"/>
    <w:tmpl w:val="9656D4F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4944974"/>
    <w:multiLevelType w:val="hybridMultilevel"/>
    <w:tmpl w:val="5E66F35C"/>
    <w:lvl w:ilvl="0" w:tplc="B4BC3CF4">
      <w:start w:val="1"/>
      <w:numFmt w:val="bullet"/>
      <w:pStyle w:val="a0"/>
      <w:lvlText w:val=""/>
      <w:lvlJc w:val="left"/>
      <w:pPr>
        <w:ind w:left="24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3" w15:restartNumberingAfterBreak="0">
    <w:nsid w:val="0FCB1525"/>
    <w:multiLevelType w:val="multilevel"/>
    <w:tmpl w:val="B39E3840"/>
    <w:lvl w:ilvl="0">
      <w:start w:val="1"/>
      <w:numFmt w:val="decimal"/>
      <w:suff w:val="nothing"/>
      <w:lvlText w:val="Глава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1DF026D4"/>
    <w:multiLevelType w:val="hybridMultilevel"/>
    <w:tmpl w:val="12106D0C"/>
    <w:lvl w:ilvl="0" w:tplc="CCEAB4A6">
      <w:start w:val="1"/>
      <w:numFmt w:val="russianUpper"/>
      <w:pStyle w:val="a1"/>
      <w:lvlText w:val="ПРИЛОЖЕНИЕ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D6725F"/>
    <w:multiLevelType w:val="hybridMultilevel"/>
    <w:tmpl w:val="F362C1C4"/>
    <w:lvl w:ilvl="0" w:tplc="6A0CC7F4">
      <w:start w:val="1"/>
      <w:numFmt w:val="decimal"/>
      <w:pStyle w:val="141"/>
      <w:lvlText w:val="1.4.%1"/>
      <w:lvlJc w:val="left"/>
      <w:pPr>
        <w:ind w:left="27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425" w:hanging="360"/>
      </w:pPr>
    </w:lvl>
    <w:lvl w:ilvl="2" w:tplc="0419001B" w:tentative="1">
      <w:start w:val="1"/>
      <w:numFmt w:val="lowerRoman"/>
      <w:lvlText w:val="%3."/>
      <w:lvlJc w:val="right"/>
      <w:pPr>
        <w:ind w:left="4145" w:hanging="180"/>
      </w:pPr>
    </w:lvl>
    <w:lvl w:ilvl="3" w:tplc="0419000F" w:tentative="1">
      <w:start w:val="1"/>
      <w:numFmt w:val="decimal"/>
      <w:lvlText w:val="%4."/>
      <w:lvlJc w:val="left"/>
      <w:pPr>
        <w:ind w:left="4865" w:hanging="360"/>
      </w:pPr>
    </w:lvl>
    <w:lvl w:ilvl="4" w:tplc="04190019" w:tentative="1">
      <w:start w:val="1"/>
      <w:numFmt w:val="lowerLetter"/>
      <w:lvlText w:val="%5."/>
      <w:lvlJc w:val="left"/>
      <w:pPr>
        <w:ind w:left="5585" w:hanging="360"/>
      </w:pPr>
    </w:lvl>
    <w:lvl w:ilvl="5" w:tplc="0419001B" w:tentative="1">
      <w:start w:val="1"/>
      <w:numFmt w:val="lowerRoman"/>
      <w:lvlText w:val="%6."/>
      <w:lvlJc w:val="right"/>
      <w:pPr>
        <w:ind w:left="6305" w:hanging="180"/>
      </w:pPr>
    </w:lvl>
    <w:lvl w:ilvl="6" w:tplc="0419000F" w:tentative="1">
      <w:start w:val="1"/>
      <w:numFmt w:val="decimal"/>
      <w:lvlText w:val="%7."/>
      <w:lvlJc w:val="left"/>
      <w:pPr>
        <w:ind w:left="7025" w:hanging="360"/>
      </w:pPr>
    </w:lvl>
    <w:lvl w:ilvl="7" w:tplc="04190019" w:tentative="1">
      <w:start w:val="1"/>
      <w:numFmt w:val="lowerLetter"/>
      <w:lvlText w:val="%8."/>
      <w:lvlJc w:val="left"/>
      <w:pPr>
        <w:ind w:left="7745" w:hanging="360"/>
      </w:pPr>
    </w:lvl>
    <w:lvl w:ilvl="8" w:tplc="0419001B" w:tentative="1">
      <w:start w:val="1"/>
      <w:numFmt w:val="lowerRoman"/>
      <w:lvlText w:val="%9."/>
      <w:lvlJc w:val="right"/>
      <w:pPr>
        <w:ind w:left="8465" w:hanging="180"/>
      </w:pPr>
    </w:lvl>
  </w:abstractNum>
  <w:abstractNum w:abstractNumId="6" w15:restartNumberingAfterBreak="0">
    <w:nsid w:val="3659307B"/>
    <w:multiLevelType w:val="hybridMultilevel"/>
    <w:tmpl w:val="51F0FCA2"/>
    <w:lvl w:ilvl="0" w:tplc="7B666E28">
      <w:start w:val="1"/>
      <w:numFmt w:val="decimal"/>
      <w:pStyle w:val="11"/>
      <w:lvlText w:val="1.%1"/>
      <w:lvlJc w:val="left"/>
      <w:pPr>
        <w:ind w:left="23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7A91B1E"/>
    <w:multiLevelType w:val="hybridMultilevel"/>
    <w:tmpl w:val="F294AD78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54435CEF"/>
    <w:multiLevelType w:val="hybridMultilevel"/>
    <w:tmpl w:val="E9C0F162"/>
    <w:lvl w:ilvl="0" w:tplc="56764D16">
      <w:start w:val="1"/>
      <w:numFmt w:val="decimal"/>
      <w:pStyle w:val="21"/>
      <w:lvlText w:val="2.%1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9" w15:restartNumberingAfterBreak="0">
    <w:nsid w:val="6D6E5923"/>
    <w:multiLevelType w:val="hybridMultilevel"/>
    <w:tmpl w:val="97DAED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6"/>
  </w:num>
  <w:num w:numId="6">
    <w:abstractNumId w:val="8"/>
  </w:num>
  <w:num w:numId="7">
    <w:abstractNumId w:val="1"/>
  </w:num>
  <w:num w:numId="8">
    <w:abstractNumId w:val="9"/>
  </w:num>
  <w:num w:numId="9">
    <w:abstractNumId w:val="5"/>
  </w:num>
  <w:num w:numId="10">
    <w:abstractNumId w:val="7"/>
  </w:num>
  <w:numIdMacAtCleanup w:val="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nton Log">
    <w15:presenceInfo w15:providerId="Windows Live" w15:userId="a59a266238aeab3c"/>
  </w15:person>
  <w15:person w15:author="AdminNB">
    <w15:presenceInfo w15:providerId="Windows Live" w15:userId="a59a266238aeab3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attachedTemplate r:id="rId1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4499"/>
    <w:rsid w:val="00000DB8"/>
    <w:rsid w:val="000011D7"/>
    <w:rsid w:val="0000120B"/>
    <w:rsid w:val="00001BB3"/>
    <w:rsid w:val="00004FFB"/>
    <w:rsid w:val="00006EC5"/>
    <w:rsid w:val="00010EAC"/>
    <w:rsid w:val="00011011"/>
    <w:rsid w:val="0001175A"/>
    <w:rsid w:val="00011A44"/>
    <w:rsid w:val="00011C5C"/>
    <w:rsid w:val="0001204B"/>
    <w:rsid w:val="00012898"/>
    <w:rsid w:val="00015717"/>
    <w:rsid w:val="00015AB1"/>
    <w:rsid w:val="00016414"/>
    <w:rsid w:val="000167A1"/>
    <w:rsid w:val="00016FB9"/>
    <w:rsid w:val="000172E6"/>
    <w:rsid w:val="00020195"/>
    <w:rsid w:val="00020D20"/>
    <w:rsid w:val="00021995"/>
    <w:rsid w:val="00022230"/>
    <w:rsid w:val="00022307"/>
    <w:rsid w:val="000235DA"/>
    <w:rsid w:val="000246CA"/>
    <w:rsid w:val="000250A0"/>
    <w:rsid w:val="000259A7"/>
    <w:rsid w:val="00025D0A"/>
    <w:rsid w:val="000262BD"/>
    <w:rsid w:val="00026D5A"/>
    <w:rsid w:val="00026F90"/>
    <w:rsid w:val="000312AF"/>
    <w:rsid w:val="000321EF"/>
    <w:rsid w:val="000326F0"/>
    <w:rsid w:val="00035760"/>
    <w:rsid w:val="00036B75"/>
    <w:rsid w:val="00036F24"/>
    <w:rsid w:val="0003782E"/>
    <w:rsid w:val="00037D8A"/>
    <w:rsid w:val="00041F51"/>
    <w:rsid w:val="00044791"/>
    <w:rsid w:val="00045B8C"/>
    <w:rsid w:val="0005096F"/>
    <w:rsid w:val="00051682"/>
    <w:rsid w:val="000531EE"/>
    <w:rsid w:val="000532B1"/>
    <w:rsid w:val="00053737"/>
    <w:rsid w:val="00053D0C"/>
    <w:rsid w:val="00054F2D"/>
    <w:rsid w:val="000559A2"/>
    <w:rsid w:val="0005636B"/>
    <w:rsid w:val="00056C31"/>
    <w:rsid w:val="00060B90"/>
    <w:rsid w:val="000617A5"/>
    <w:rsid w:val="00061A28"/>
    <w:rsid w:val="00064492"/>
    <w:rsid w:val="00065565"/>
    <w:rsid w:val="000661CE"/>
    <w:rsid w:val="00066306"/>
    <w:rsid w:val="000669FE"/>
    <w:rsid w:val="000678A2"/>
    <w:rsid w:val="00070058"/>
    <w:rsid w:val="000702EC"/>
    <w:rsid w:val="0007067A"/>
    <w:rsid w:val="00070C80"/>
    <w:rsid w:val="00070E2D"/>
    <w:rsid w:val="00071AFE"/>
    <w:rsid w:val="000724BF"/>
    <w:rsid w:val="0007357C"/>
    <w:rsid w:val="00073AB6"/>
    <w:rsid w:val="000741B4"/>
    <w:rsid w:val="000757FF"/>
    <w:rsid w:val="00075A8C"/>
    <w:rsid w:val="000763E2"/>
    <w:rsid w:val="000768C3"/>
    <w:rsid w:val="000772EE"/>
    <w:rsid w:val="000819FE"/>
    <w:rsid w:val="00082556"/>
    <w:rsid w:val="000839D1"/>
    <w:rsid w:val="00084B77"/>
    <w:rsid w:val="00084FA4"/>
    <w:rsid w:val="000855DE"/>
    <w:rsid w:val="00085BEB"/>
    <w:rsid w:val="00086B78"/>
    <w:rsid w:val="00086E39"/>
    <w:rsid w:val="000909D8"/>
    <w:rsid w:val="00090BA7"/>
    <w:rsid w:val="00093EA4"/>
    <w:rsid w:val="00094742"/>
    <w:rsid w:val="000953AF"/>
    <w:rsid w:val="00095CC7"/>
    <w:rsid w:val="000964EA"/>
    <w:rsid w:val="00097EAB"/>
    <w:rsid w:val="000A1028"/>
    <w:rsid w:val="000A103B"/>
    <w:rsid w:val="000A2414"/>
    <w:rsid w:val="000A32DD"/>
    <w:rsid w:val="000A37AB"/>
    <w:rsid w:val="000A4149"/>
    <w:rsid w:val="000A4489"/>
    <w:rsid w:val="000A4AB1"/>
    <w:rsid w:val="000A6738"/>
    <w:rsid w:val="000A7DDB"/>
    <w:rsid w:val="000B01FB"/>
    <w:rsid w:val="000B1935"/>
    <w:rsid w:val="000B19DC"/>
    <w:rsid w:val="000B2C90"/>
    <w:rsid w:val="000B2E67"/>
    <w:rsid w:val="000B50A2"/>
    <w:rsid w:val="000B6129"/>
    <w:rsid w:val="000B63DC"/>
    <w:rsid w:val="000C41B5"/>
    <w:rsid w:val="000C7235"/>
    <w:rsid w:val="000D3BA1"/>
    <w:rsid w:val="000D4A67"/>
    <w:rsid w:val="000D4D09"/>
    <w:rsid w:val="000D4E2F"/>
    <w:rsid w:val="000D5DA3"/>
    <w:rsid w:val="000D607B"/>
    <w:rsid w:val="000D66F8"/>
    <w:rsid w:val="000D7362"/>
    <w:rsid w:val="000D75ED"/>
    <w:rsid w:val="000D7B29"/>
    <w:rsid w:val="000E3C5C"/>
    <w:rsid w:val="000E55EF"/>
    <w:rsid w:val="000E5DC5"/>
    <w:rsid w:val="000E606D"/>
    <w:rsid w:val="000E60CD"/>
    <w:rsid w:val="000E64EA"/>
    <w:rsid w:val="000E6DEB"/>
    <w:rsid w:val="000E6E0E"/>
    <w:rsid w:val="000F02B7"/>
    <w:rsid w:val="000F18F2"/>
    <w:rsid w:val="000F2037"/>
    <w:rsid w:val="000F3383"/>
    <w:rsid w:val="000F3530"/>
    <w:rsid w:val="000F5A63"/>
    <w:rsid w:val="000F7448"/>
    <w:rsid w:val="00100748"/>
    <w:rsid w:val="0010423B"/>
    <w:rsid w:val="00110385"/>
    <w:rsid w:val="00110A96"/>
    <w:rsid w:val="00110F12"/>
    <w:rsid w:val="001123D6"/>
    <w:rsid w:val="00113C8E"/>
    <w:rsid w:val="0011435D"/>
    <w:rsid w:val="00114CC2"/>
    <w:rsid w:val="00115B24"/>
    <w:rsid w:val="00115C47"/>
    <w:rsid w:val="00116CF4"/>
    <w:rsid w:val="0012195C"/>
    <w:rsid w:val="00122683"/>
    <w:rsid w:val="00124D2D"/>
    <w:rsid w:val="00127202"/>
    <w:rsid w:val="00127F7C"/>
    <w:rsid w:val="001300FA"/>
    <w:rsid w:val="00130903"/>
    <w:rsid w:val="00130B40"/>
    <w:rsid w:val="00131D93"/>
    <w:rsid w:val="0013203E"/>
    <w:rsid w:val="001365BD"/>
    <w:rsid w:val="00140ACB"/>
    <w:rsid w:val="00140D51"/>
    <w:rsid w:val="00141B11"/>
    <w:rsid w:val="00142DE0"/>
    <w:rsid w:val="00142F3A"/>
    <w:rsid w:val="00143AC8"/>
    <w:rsid w:val="00147C6F"/>
    <w:rsid w:val="0015020C"/>
    <w:rsid w:val="00150F9E"/>
    <w:rsid w:val="001514F5"/>
    <w:rsid w:val="0015153B"/>
    <w:rsid w:val="00152B4A"/>
    <w:rsid w:val="00154998"/>
    <w:rsid w:val="00155101"/>
    <w:rsid w:val="0015553B"/>
    <w:rsid w:val="00155B83"/>
    <w:rsid w:val="00156BB2"/>
    <w:rsid w:val="00156DB7"/>
    <w:rsid w:val="00156EAD"/>
    <w:rsid w:val="00160371"/>
    <w:rsid w:val="0016128A"/>
    <w:rsid w:val="001626D6"/>
    <w:rsid w:val="0016336C"/>
    <w:rsid w:val="00163650"/>
    <w:rsid w:val="001637B3"/>
    <w:rsid w:val="00163C05"/>
    <w:rsid w:val="00163C26"/>
    <w:rsid w:val="001646EE"/>
    <w:rsid w:val="001655FF"/>
    <w:rsid w:val="00165BDF"/>
    <w:rsid w:val="00166291"/>
    <w:rsid w:val="00166348"/>
    <w:rsid w:val="001705BD"/>
    <w:rsid w:val="001716E3"/>
    <w:rsid w:val="00171ED4"/>
    <w:rsid w:val="00172BCF"/>
    <w:rsid w:val="00172C70"/>
    <w:rsid w:val="001731D5"/>
    <w:rsid w:val="001744DC"/>
    <w:rsid w:val="001745C3"/>
    <w:rsid w:val="00174DB3"/>
    <w:rsid w:val="00175984"/>
    <w:rsid w:val="001767A3"/>
    <w:rsid w:val="0018063C"/>
    <w:rsid w:val="00181B1D"/>
    <w:rsid w:val="00181DC8"/>
    <w:rsid w:val="00182F01"/>
    <w:rsid w:val="001836C8"/>
    <w:rsid w:val="00185130"/>
    <w:rsid w:val="00185659"/>
    <w:rsid w:val="001870D7"/>
    <w:rsid w:val="00190513"/>
    <w:rsid w:val="0019155C"/>
    <w:rsid w:val="00191BF0"/>
    <w:rsid w:val="00192C09"/>
    <w:rsid w:val="0019302B"/>
    <w:rsid w:val="00193721"/>
    <w:rsid w:val="00193A89"/>
    <w:rsid w:val="0019485C"/>
    <w:rsid w:val="00194C46"/>
    <w:rsid w:val="001958FB"/>
    <w:rsid w:val="0019714A"/>
    <w:rsid w:val="001A2412"/>
    <w:rsid w:val="001A79F7"/>
    <w:rsid w:val="001A7A05"/>
    <w:rsid w:val="001B121A"/>
    <w:rsid w:val="001B1DF6"/>
    <w:rsid w:val="001B32BF"/>
    <w:rsid w:val="001B359A"/>
    <w:rsid w:val="001B3DA9"/>
    <w:rsid w:val="001B3EBA"/>
    <w:rsid w:val="001B41DB"/>
    <w:rsid w:val="001B4356"/>
    <w:rsid w:val="001B4E88"/>
    <w:rsid w:val="001B5223"/>
    <w:rsid w:val="001B556C"/>
    <w:rsid w:val="001B67EC"/>
    <w:rsid w:val="001B6DB2"/>
    <w:rsid w:val="001B724C"/>
    <w:rsid w:val="001C120A"/>
    <w:rsid w:val="001C1667"/>
    <w:rsid w:val="001C17BA"/>
    <w:rsid w:val="001C35C2"/>
    <w:rsid w:val="001C371F"/>
    <w:rsid w:val="001C3812"/>
    <w:rsid w:val="001C5DE9"/>
    <w:rsid w:val="001C602F"/>
    <w:rsid w:val="001C6819"/>
    <w:rsid w:val="001C7D2C"/>
    <w:rsid w:val="001D036D"/>
    <w:rsid w:val="001D19DE"/>
    <w:rsid w:val="001D25DA"/>
    <w:rsid w:val="001D2983"/>
    <w:rsid w:val="001D2DD3"/>
    <w:rsid w:val="001D34BF"/>
    <w:rsid w:val="001D3564"/>
    <w:rsid w:val="001D6C6F"/>
    <w:rsid w:val="001D736D"/>
    <w:rsid w:val="001D76FD"/>
    <w:rsid w:val="001D7859"/>
    <w:rsid w:val="001E09E8"/>
    <w:rsid w:val="001E35C9"/>
    <w:rsid w:val="001E4078"/>
    <w:rsid w:val="001E42D6"/>
    <w:rsid w:val="001E5138"/>
    <w:rsid w:val="001E5652"/>
    <w:rsid w:val="001E6C8E"/>
    <w:rsid w:val="001E73F2"/>
    <w:rsid w:val="001E7F27"/>
    <w:rsid w:val="001F41A9"/>
    <w:rsid w:val="001F6B1C"/>
    <w:rsid w:val="001F70B8"/>
    <w:rsid w:val="001F7BB9"/>
    <w:rsid w:val="00202340"/>
    <w:rsid w:val="00203080"/>
    <w:rsid w:val="002048B7"/>
    <w:rsid w:val="00205403"/>
    <w:rsid w:val="00205555"/>
    <w:rsid w:val="00205DE0"/>
    <w:rsid w:val="00207BB7"/>
    <w:rsid w:val="00211002"/>
    <w:rsid w:val="00211EF7"/>
    <w:rsid w:val="00212203"/>
    <w:rsid w:val="00212C5B"/>
    <w:rsid w:val="0021369E"/>
    <w:rsid w:val="002136E9"/>
    <w:rsid w:val="00214292"/>
    <w:rsid w:val="002144B2"/>
    <w:rsid w:val="00215979"/>
    <w:rsid w:val="00221450"/>
    <w:rsid w:val="00221991"/>
    <w:rsid w:val="00221E7B"/>
    <w:rsid w:val="00221FD7"/>
    <w:rsid w:val="00222095"/>
    <w:rsid w:val="002226F6"/>
    <w:rsid w:val="00224281"/>
    <w:rsid w:val="00224B14"/>
    <w:rsid w:val="00224D6E"/>
    <w:rsid w:val="002259C7"/>
    <w:rsid w:val="00225A37"/>
    <w:rsid w:val="002278BB"/>
    <w:rsid w:val="00230F30"/>
    <w:rsid w:val="0023101E"/>
    <w:rsid w:val="0023104B"/>
    <w:rsid w:val="00232571"/>
    <w:rsid w:val="0023322B"/>
    <w:rsid w:val="00234A30"/>
    <w:rsid w:val="00236374"/>
    <w:rsid w:val="0023665C"/>
    <w:rsid w:val="002367F6"/>
    <w:rsid w:val="002424FF"/>
    <w:rsid w:val="00244781"/>
    <w:rsid w:val="002462A9"/>
    <w:rsid w:val="002516C2"/>
    <w:rsid w:val="00252856"/>
    <w:rsid w:val="00254CA3"/>
    <w:rsid w:val="00255A6C"/>
    <w:rsid w:val="00256AAB"/>
    <w:rsid w:val="00257965"/>
    <w:rsid w:val="00257A34"/>
    <w:rsid w:val="002609F1"/>
    <w:rsid w:val="002610FB"/>
    <w:rsid w:val="00262315"/>
    <w:rsid w:val="00262609"/>
    <w:rsid w:val="00263252"/>
    <w:rsid w:val="00263BB2"/>
    <w:rsid w:val="00264951"/>
    <w:rsid w:val="00264B42"/>
    <w:rsid w:val="00265339"/>
    <w:rsid w:val="00266469"/>
    <w:rsid w:val="00270E42"/>
    <w:rsid w:val="00270E92"/>
    <w:rsid w:val="00273B9B"/>
    <w:rsid w:val="00274306"/>
    <w:rsid w:val="00274A18"/>
    <w:rsid w:val="0027576D"/>
    <w:rsid w:val="002759D8"/>
    <w:rsid w:val="00280D9E"/>
    <w:rsid w:val="002822B0"/>
    <w:rsid w:val="0028263B"/>
    <w:rsid w:val="00283CD3"/>
    <w:rsid w:val="00284740"/>
    <w:rsid w:val="00285C5C"/>
    <w:rsid w:val="00290926"/>
    <w:rsid w:val="00291F94"/>
    <w:rsid w:val="00292AC4"/>
    <w:rsid w:val="00293873"/>
    <w:rsid w:val="002938ED"/>
    <w:rsid w:val="00296520"/>
    <w:rsid w:val="002969C5"/>
    <w:rsid w:val="002A0CBC"/>
    <w:rsid w:val="002A1C78"/>
    <w:rsid w:val="002A1E69"/>
    <w:rsid w:val="002A2655"/>
    <w:rsid w:val="002A3A3A"/>
    <w:rsid w:val="002A3B32"/>
    <w:rsid w:val="002A3E13"/>
    <w:rsid w:val="002A44C8"/>
    <w:rsid w:val="002A5A2E"/>
    <w:rsid w:val="002A6A5C"/>
    <w:rsid w:val="002A777A"/>
    <w:rsid w:val="002A7CD0"/>
    <w:rsid w:val="002B0786"/>
    <w:rsid w:val="002B1477"/>
    <w:rsid w:val="002B16CD"/>
    <w:rsid w:val="002B3A69"/>
    <w:rsid w:val="002B49E5"/>
    <w:rsid w:val="002B4CAE"/>
    <w:rsid w:val="002B4FFA"/>
    <w:rsid w:val="002B5151"/>
    <w:rsid w:val="002B5627"/>
    <w:rsid w:val="002B5C19"/>
    <w:rsid w:val="002B5F5C"/>
    <w:rsid w:val="002B6897"/>
    <w:rsid w:val="002B73DA"/>
    <w:rsid w:val="002B73F1"/>
    <w:rsid w:val="002C0ECB"/>
    <w:rsid w:val="002C157D"/>
    <w:rsid w:val="002C25A7"/>
    <w:rsid w:val="002C4D4A"/>
    <w:rsid w:val="002C52B3"/>
    <w:rsid w:val="002C6394"/>
    <w:rsid w:val="002C7912"/>
    <w:rsid w:val="002D0961"/>
    <w:rsid w:val="002D192E"/>
    <w:rsid w:val="002D1E84"/>
    <w:rsid w:val="002D3E91"/>
    <w:rsid w:val="002D51E2"/>
    <w:rsid w:val="002D653B"/>
    <w:rsid w:val="002D6863"/>
    <w:rsid w:val="002D7647"/>
    <w:rsid w:val="002E07E4"/>
    <w:rsid w:val="002E0CFA"/>
    <w:rsid w:val="002E0E8B"/>
    <w:rsid w:val="002E1635"/>
    <w:rsid w:val="002E2EF7"/>
    <w:rsid w:val="002E46CF"/>
    <w:rsid w:val="002E4E19"/>
    <w:rsid w:val="002E57D7"/>
    <w:rsid w:val="002E5B23"/>
    <w:rsid w:val="002E65B6"/>
    <w:rsid w:val="002E6BCB"/>
    <w:rsid w:val="002E7CC5"/>
    <w:rsid w:val="002F07D0"/>
    <w:rsid w:val="002F0AAE"/>
    <w:rsid w:val="002F0B9D"/>
    <w:rsid w:val="002F124C"/>
    <w:rsid w:val="002F23E1"/>
    <w:rsid w:val="002F2C6F"/>
    <w:rsid w:val="002F3C87"/>
    <w:rsid w:val="002F4658"/>
    <w:rsid w:val="00300BB9"/>
    <w:rsid w:val="00300CD3"/>
    <w:rsid w:val="0030114C"/>
    <w:rsid w:val="00301575"/>
    <w:rsid w:val="0030179C"/>
    <w:rsid w:val="00301ADF"/>
    <w:rsid w:val="003021B2"/>
    <w:rsid w:val="003023B5"/>
    <w:rsid w:val="003032D1"/>
    <w:rsid w:val="0030344A"/>
    <w:rsid w:val="003043FF"/>
    <w:rsid w:val="003069DC"/>
    <w:rsid w:val="003069EC"/>
    <w:rsid w:val="00306F10"/>
    <w:rsid w:val="0031155C"/>
    <w:rsid w:val="00311F72"/>
    <w:rsid w:val="00312EE7"/>
    <w:rsid w:val="00313B33"/>
    <w:rsid w:val="00314484"/>
    <w:rsid w:val="0031512A"/>
    <w:rsid w:val="00315174"/>
    <w:rsid w:val="00316BE3"/>
    <w:rsid w:val="003175D4"/>
    <w:rsid w:val="00317A12"/>
    <w:rsid w:val="003207B5"/>
    <w:rsid w:val="00321AA0"/>
    <w:rsid w:val="00321B3D"/>
    <w:rsid w:val="00323A98"/>
    <w:rsid w:val="00324A10"/>
    <w:rsid w:val="003270B1"/>
    <w:rsid w:val="00330298"/>
    <w:rsid w:val="00330E5B"/>
    <w:rsid w:val="00330FE1"/>
    <w:rsid w:val="00332233"/>
    <w:rsid w:val="00332BF6"/>
    <w:rsid w:val="00332E3E"/>
    <w:rsid w:val="0033313B"/>
    <w:rsid w:val="00333728"/>
    <w:rsid w:val="003369C9"/>
    <w:rsid w:val="00336C55"/>
    <w:rsid w:val="00345FFD"/>
    <w:rsid w:val="00346254"/>
    <w:rsid w:val="00346A1E"/>
    <w:rsid w:val="00347348"/>
    <w:rsid w:val="00347BB3"/>
    <w:rsid w:val="0035137E"/>
    <w:rsid w:val="00351731"/>
    <w:rsid w:val="00351C49"/>
    <w:rsid w:val="00352A97"/>
    <w:rsid w:val="00353B6C"/>
    <w:rsid w:val="00354336"/>
    <w:rsid w:val="0035476D"/>
    <w:rsid w:val="00354B54"/>
    <w:rsid w:val="003551C7"/>
    <w:rsid w:val="00355356"/>
    <w:rsid w:val="0035562D"/>
    <w:rsid w:val="00355D26"/>
    <w:rsid w:val="00360D2A"/>
    <w:rsid w:val="003613C6"/>
    <w:rsid w:val="00361BC0"/>
    <w:rsid w:val="0036222B"/>
    <w:rsid w:val="00362E89"/>
    <w:rsid w:val="003630EE"/>
    <w:rsid w:val="0036450D"/>
    <w:rsid w:val="0036599D"/>
    <w:rsid w:val="00367A12"/>
    <w:rsid w:val="0037212E"/>
    <w:rsid w:val="00372187"/>
    <w:rsid w:val="003722F4"/>
    <w:rsid w:val="003750C8"/>
    <w:rsid w:val="0037512A"/>
    <w:rsid w:val="00375611"/>
    <w:rsid w:val="003762F9"/>
    <w:rsid w:val="00377E97"/>
    <w:rsid w:val="003809F9"/>
    <w:rsid w:val="00381063"/>
    <w:rsid w:val="0038271B"/>
    <w:rsid w:val="00382BF1"/>
    <w:rsid w:val="00384984"/>
    <w:rsid w:val="00384E12"/>
    <w:rsid w:val="00386404"/>
    <w:rsid w:val="00386E40"/>
    <w:rsid w:val="00387DBB"/>
    <w:rsid w:val="003907F3"/>
    <w:rsid w:val="003926B5"/>
    <w:rsid w:val="00393DAA"/>
    <w:rsid w:val="0039449B"/>
    <w:rsid w:val="00394C00"/>
    <w:rsid w:val="00395F58"/>
    <w:rsid w:val="003960AB"/>
    <w:rsid w:val="003963F9"/>
    <w:rsid w:val="003969C5"/>
    <w:rsid w:val="003A078B"/>
    <w:rsid w:val="003A07D2"/>
    <w:rsid w:val="003A129C"/>
    <w:rsid w:val="003A1995"/>
    <w:rsid w:val="003A5909"/>
    <w:rsid w:val="003A614B"/>
    <w:rsid w:val="003A6270"/>
    <w:rsid w:val="003A6CD2"/>
    <w:rsid w:val="003A7790"/>
    <w:rsid w:val="003A78E2"/>
    <w:rsid w:val="003B05A6"/>
    <w:rsid w:val="003B05CD"/>
    <w:rsid w:val="003B170A"/>
    <w:rsid w:val="003B18E4"/>
    <w:rsid w:val="003B1FF1"/>
    <w:rsid w:val="003B2A5D"/>
    <w:rsid w:val="003B2DCF"/>
    <w:rsid w:val="003B3FF0"/>
    <w:rsid w:val="003B4B96"/>
    <w:rsid w:val="003B4DFC"/>
    <w:rsid w:val="003B5509"/>
    <w:rsid w:val="003B5D60"/>
    <w:rsid w:val="003C1496"/>
    <w:rsid w:val="003C1A57"/>
    <w:rsid w:val="003C1FF1"/>
    <w:rsid w:val="003C28A5"/>
    <w:rsid w:val="003C2FB8"/>
    <w:rsid w:val="003C40BB"/>
    <w:rsid w:val="003C5CEB"/>
    <w:rsid w:val="003C6808"/>
    <w:rsid w:val="003C6D92"/>
    <w:rsid w:val="003C700E"/>
    <w:rsid w:val="003D1CEA"/>
    <w:rsid w:val="003D217E"/>
    <w:rsid w:val="003D3C9D"/>
    <w:rsid w:val="003D56F7"/>
    <w:rsid w:val="003D5701"/>
    <w:rsid w:val="003D5EDF"/>
    <w:rsid w:val="003D64D2"/>
    <w:rsid w:val="003E01C0"/>
    <w:rsid w:val="003E038E"/>
    <w:rsid w:val="003E0C7F"/>
    <w:rsid w:val="003E1432"/>
    <w:rsid w:val="003E28E5"/>
    <w:rsid w:val="003E4B51"/>
    <w:rsid w:val="003E4D05"/>
    <w:rsid w:val="003E557F"/>
    <w:rsid w:val="003E6CE1"/>
    <w:rsid w:val="003F0442"/>
    <w:rsid w:val="003F0610"/>
    <w:rsid w:val="003F2F53"/>
    <w:rsid w:val="003F3FBD"/>
    <w:rsid w:val="003F400C"/>
    <w:rsid w:val="003F67C4"/>
    <w:rsid w:val="003F6980"/>
    <w:rsid w:val="003F69A1"/>
    <w:rsid w:val="003F6A3A"/>
    <w:rsid w:val="003F7398"/>
    <w:rsid w:val="00400A20"/>
    <w:rsid w:val="0040116C"/>
    <w:rsid w:val="0040151E"/>
    <w:rsid w:val="004019C7"/>
    <w:rsid w:val="004054F5"/>
    <w:rsid w:val="004063D9"/>
    <w:rsid w:val="00406CFD"/>
    <w:rsid w:val="0041011C"/>
    <w:rsid w:val="00412308"/>
    <w:rsid w:val="00412B5E"/>
    <w:rsid w:val="00413CCD"/>
    <w:rsid w:val="004149A8"/>
    <w:rsid w:val="00414A59"/>
    <w:rsid w:val="00417421"/>
    <w:rsid w:val="004200F0"/>
    <w:rsid w:val="0042020E"/>
    <w:rsid w:val="00421007"/>
    <w:rsid w:val="00421108"/>
    <w:rsid w:val="00421AC0"/>
    <w:rsid w:val="0042258B"/>
    <w:rsid w:val="00425AF1"/>
    <w:rsid w:val="0042665F"/>
    <w:rsid w:val="00426F86"/>
    <w:rsid w:val="00431176"/>
    <w:rsid w:val="004312BD"/>
    <w:rsid w:val="00433057"/>
    <w:rsid w:val="00433BC6"/>
    <w:rsid w:val="004363ED"/>
    <w:rsid w:val="00440BDE"/>
    <w:rsid w:val="00441C6B"/>
    <w:rsid w:val="00441F1D"/>
    <w:rsid w:val="004422C3"/>
    <w:rsid w:val="00442A9C"/>
    <w:rsid w:val="00446983"/>
    <w:rsid w:val="00447711"/>
    <w:rsid w:val="00451C6D"/>
    <w:rsid w:val="004521D0"/>
    <w:rsid w:val="00452BF3"/>
    <w:rsid w:val="004543AB"/>
    <w:rsid w:val="0045519A"/>
    <w:rsid w:val="0045673A"/>
    <w:rsid w:val="00456DD1"/>
    <w:rsid w:val="00457931"/>
    <w:rsid w:val="00457FC4"/>
    <w:rsid w:val="004605F8"/>
    <w:rsid w:val="00460AF5"/>
    <w:rsid w:val="00460C59"/>
    <w:rsid w:val="00461E8E"/>
    <w:rsid w:val="00463B41"/>
    <w:rsid w:val="00464A97"/>
    <w:rsid w:val="00464EC4"/>
    <w:rsid w:val="00465657"/>
    <w:rsid w:val="0046628E"/>
    <w:rsid w:val="004708AB"/>
    <w:rsid w:val="00472F5C"/>
    <w:rsid w:val="0047491C"/>
    <w:rsid w:val="00474D61"/>
    <w:rsid w:val="00474DE5"/>
    <w:rsid w:val="00474E00"/>
    <w:rsid w:val="00475D0E"/>
    <w:rsid w:val="004766A5"/>
    <w:rsid w:val="00476B3C"/>
    <w:rsid w:val="00476D26"/>
    <w:rsid w:val="0047753C"/>
    <w:rsid w:val="00480368"/>
    <w:rsid w:val="0048096B"/>
    <w:rsid w:val="004810B9"/>
    <w:rsid w:val="0048147C"/>
    <w:rsid w:val="00481B9A"/>
    <w:rsid w:val="00482E23"/>
    <w:rsid w:val="00483B5C"/>
    <w:rsid w:val="00485DDD"/>
    <w:rsid w:val="004864E8"/>
    <w:rsid w:val="004867DA"/>
    <w:rsid w:val="00486E3C"/>
    <w:rsid w:val="00487585"/>
    <w:rsid w:val="00490A9A"/>
    <w:rsid w:val="00491538"/>
    <w:rsid w:val="00491EF7"/>
    <w:rsid w:val="00493718"/>
    <w:rsid w:val="00494815"/>
    <w:rsid w:val="00496408"/>
    <w:rsid w:val="004A21F2"/>
    <w:rsid w:val="004A301E"/>
    <w:rsid w:val="004A325F"/>
    <w:rsid w:val="004A40C9"/>
    <w:rsid w:val="004A4C3D"/>
    <w:rsid w:val="004A6965"/>
    <w:rsid w:val="004A6EFF"/>
    <w:rsid w:val="004A7AFD"/>
    <w:rsid w:val="004A7CEF"/>
    <w:rsid w:val="004A7F65"/>
    <w:rsid w:val="004B0708"/>
    <w:rsid w:val="004B09D6"/>
    <w:rsid w:val="004B0CFC"/>
    <w:rsid w:val="004B1084"/>
    <w:rsid w:val="004B1AF8"/>
    <w:rsid w:val="004B1F88"/>
    <w:rsid w:val="004B2EA2"/>
    <w:rsid w:val="004B401E"/>
    <w:rsid w:val="004B446C"/>
    <w:rsid w:val="004B4CCB"/>
    <w:rsid w:val="004B58FE"/>
    <w:rsid w:val="004C05DA"/>
    <w:rsid w:val="004C0A2A"/>
    <w:rsid w:val="004C0EB2"/>
    <w:rsid w:val="004C1003"/>
    <w:rsid w:val="004C132B"/>
    <w:rsid w:val="004C144A"/>
    <w:rsid w:val="004C17EB"/>
    <w:rsid w:val="004C31D8"/>
    <w:rsid w:val="004C3DE4"/>
    <w:rsid w:val="004C4D22"/>
    <w:rsid w:val="004C5575"/>
    <w:rsid w:val="004C5FD1"/>
    <w:rsid w:val="004C61C3"/>
    <w:rsid w:val="004C69DC"/>
    <w:rsid w:val="004C6A90"/>
    <w:rsid w:val="004D0257"/>
    <w:rsid w:val="004D148B"/>
    <w:rsid w:val="004D14A6"/>
    <w:rsid w:val="004D174B"/>
    <w:rsid w:val="004D39F2"/>
    <w:rsid w:val="004D401E"/>
    <w:rsid w:val="004D6D9B"/>
    <w:rsid w:val="004E263C"/>
    <w:rsid w:val="004E3304"/>
    <w:rsid w:val="004E3648"/>
    <w:rsid w:val="004E46FC"/>
    <w:rsid w:val="004E4C5F"/>
    <w:rsid w:val="004E59CC"/>
    <w:rsid w:val="004E5ED3"/>
    <w:rsid w:val="004E611E"/>
    <w:rsid w:val="004E6A6B"/>
    <w:rsid w:val="004E783F"/>
    <w:rsid w:val="004F07E4"/>
    <w:rsid w:val="004F0DE5"/>
    <w:rsid w:val="004F211D"/>
    <w:rsid w:val="004F2183"/>
    <w:rsid w:val="004F25E0"/>
    <w:rsid w:val="004F346E"/>
    <w:rsid w:val="004F3CE7"/>
    <w:rsid w:val="004F415B"/>
    <w:rsid w:val="004F423D"/>
    <w:rsid w:val="004F4256"/>
    <w:rsid w:val="004F430F"/>
    <w:rsid w:val="004F475A"/>
    <w:rsid w:val="004F68FA"/>
    <w:rsid w:val="004F7656"/>
    <w:rsid w:val="004F7AB4"/>
    <w:rsid w:val="004F7F53"/>
    <w:rsid w:val="00500D07"/>
    <w:rsid w:val="005073F9"/>
    <w:rsid w:val="005076A4"/>
    <w:rsid w:val="0050794A"/>
    <w:rsid w:val="00507C67"/>
    <w:rsid w:val="0051080D"/>
    <w:rsid w:val="0051080E"/>
    <w:rsid w:val="00510C23"/>
    <w:rsid w:val="005116E3"/>
    <w:rsid w:val="0051186B"/>
    <w:rsid w:val="00512966"/>
    <w:rsid w:val="00513E97"/>
    <w:rsid w:val="00514A20"/>
    <w:rsid w:val="00515066"/>
    <w:rsid w:val="005150EF"/>
    <w:rsid w:val="00515BF1"/>
    <w:rsid w:val="0051623A"/>
    <w:rsid w:val="00516F1B"/>
    <w:rsid w:val="00517CA6"/>
    <w:rsid w:val="00517F82"/>
    <w:rsid w:val="00520AD5"/>
    <w:rsid w:val="0052167B"/>
    <w:rsid w:val="00521815"/>
    <w:rsid w:val="005222F5"/>
    <w:rsid w:val="005225ED"/>
    <w:rsid w:val="0052279B"/>
    <w:rsid w:val="00523405"/>
    <w:rsid w:val="00525351"/>
    <w:rsid w:val="0052587B"/>
    <w:rsid w:val="00526CA4"/>
    <w:rsid w:val="005278B1"/>
    <w:rsid w:val="00527A1A"/>
    <w:rsid w:val="0053015D"/>
    <w:rsid w:val="0053154D"/>
    <w:rsid w:val="00531FEB"/>
    <w:rsid w:val="0053281D"/>
    <w:rsid w:val="00532886"/>
    <w:rsid w:val="00532948"/>
    <w:rsid w:val="005344E2"/>
    <w:rsid w:val="0053597E"/>
    <w:rsid w:val="00535B20"/>
    <w:rsid w:val="00535B29"/>
    <w:rsid w:val="005366F4"/>
    <w:rsid w:val="00536A81"/>
    <w:rsid w:val="00536E9D"/>
    <w:rsid w:val="00537630"/>
    <w:rsid w:val="005377E5"/>
    <w:rsid w:val="0054037E"/>
    <w:rsid w:val="00540AE1"/>
    <w:rsid w:val="005417CF"/>
    <w:rsid w:val="0054274D"/>
    <w:rsid w:val="00542FCE"/>
    <w:rsid w:val="00543C9A"/>
    <w:rsid w:val="00545581"/>
    <w:rsid w:val="0054714E"/>
    <w:rsid w:val="00547541"/>
    <w:rsid w:val="005506D6"/>
    <w:rsid w:val="00550B8A"/>
    <w:rsid w:val="00551092"/>
    <w:rsid w:val="005518E9"/>
    <w:rsid w:val="00556B23"/>
    <w:rsid w:val="0055758B"/>
    <w:rsid w:val="00557802"/>
    <w:rsid w:val="0056040B"/>
    <w:rsid w:val="00561357"/>
    <w:rsid w:val="00561B9B"/>
    <w:rsid w:val="00564D93"/>
    <w:rsid w:val="0056712E"/>
    <w:rsid w:val="005708BB"/>
    <w:rsid w:val="00570D5D"/>
    <w:rsid w:val="00571121"/>
    <w:rsid w:val="00571A59"/>
    <w:rsid w:val="00572AD3"/>
    <w:rsid w:val="00572B8C"/>
    <w:rsid w:val="00572C69"/>
    <w:rsid w:val="00572F48"/>
    <w:rsid w:val="00573084"/>
    <w:rsid w:val="005738F2"/>
    <w:rsid w:val="00574131"/>
    <w:rsid w:val="00574345"/>
    <w:rsid w:val="00575C2B"/>
    <w:rsid w:val="00576A01"/>
    <w:rsid w:val="00576F8B"/>
    <w:rsid w:val="00577837"/>
    <w:rsid w:val="00580E1E"/>
    <w:rsid w:val="00582616"/>
    <w:rsid w:val="00583783"/>
    <w:rsid w:val="005839AC"/>
    <w:rsid w:val="00583E6C"/>
    <w:rsid w:val="005848A4"/>
    <w:rsid w:val="005848FC"/>
    <w:rsid w:val="00591190"/>
    <w:rsid w:val="00591364"/>
    <w:rsid w:val="0059235E"/>
    <w:rsid w:val="00596CDF"/>
    <w:rsid w:val="00597699"/>
    <w:rsid w:val="005A1588"/>
    <w:rsid w:val="005A2641"/>
    <w:rsid w:val="005A2983"/>
    <w:rsid w:val="005A29DB"/>
    <w:rsid w:val="005A314C"/>
    <w:rsid w:val="005A6F5A"/>
    <w:rsid w:val="005B0A4D"/>
    <w:rsid w:val="005B144D"/>
    <w:rsid w:val="005B1C87"/>
    <w:rsid w:val="005B435E"/>
    <w:rsid w:val="005B5CFC"/>
    <w:rsid w:val="005B5D3A"/>
    <w:rsid w:val="005B6232"/>
    <w:rsid w:val="005B6763"/>
    <w:rsid w:val="005B6A89"/>
    <w:rsid w:val="005C2D4F"/>
    <w:rsid w:val="005C4B95"/>
    <w:rsid w:val="005C5387"/>
    <w:rsid w:val="005C597C"/>
    <w:rsid w:val="005C5F63"/>
    <w:rsid w:val="005C6C3F"/>
    <w:rsid w:val="005C7AF3"/>
    <w:rsid w:val="005D0347"/>
    <w:rsid w:val="005D1889"/>
    <w:rsid w:val="005D1A96"/>
    <w:rsid w:val="005D21D7"/>
    <w:rsid w:val="005D2D14"/>
    <w:rsid w:val="005D2D25"/>
    <w:rsid w:val="005D389B"/>
    <w:rsid w:val="005D6B7F"/>
    <w:rsid w:val="005E166B"/>
    <w:rsid w:val="005E1B32"/>
    <w:rsid w:val="005E21B2"/>
    <w:rsid w:val="005E24C4"/>
    <w:rsid w:val="005E3C8C"/>
    <w:rsid w:val="005E4C12"/>
    <w:rsid w:val="005E54C6"/>
    <w:rsid w:val="005E5744"/>
    <w:rsid w:val="005E606F"/>
    <w:rsid w:val="005E72A2"/>
    <w:rsid w:val="005E7B48"/>
    <w:rsid w:val="005F20BE"/>
    <w:rsid w:val="005F3056"/>
    <w:rsid w:val="005F3436"/>
    <w:rsid w:val="005F354D"/>
    <w:rsid w:val="005F5601"/>
    <w:rsid w:val="005F688E"/>
    <w:rsid w:val="005F7A94"/>
    <w:rsid w:val="005F7F44"/>
    <w:rsid w:val="006015CF"/>
    <w:rsid w:val="00605457"/>
    <w:rsid w:val="006057E4"/>
    <w:rsid w:val="00611445"/>
    <w:rsid w:val="00612E05"/>
    <w:rsid w:val="0061388F"/>
    <w:rsid w:val="00613C80"/>
    <w:rsid w:val="006143FC"/>
    <w:rsid w:val="00614509"/>
    <w:rsid w:val="006162F9"/>
    <w:rsid w:val="00616772"/>
    <w:rsid w:val="006206F2"/>
    <w:rsid w:val="006243F0"/>
    <w:rsid w:val="00624569"/>
    <w:rsid w:val="00625CD0"/>
    <w:rsid w:val="006269E5"/>
    <w:rsid w:val="00626B4F"/>
    <w:rsid w:val="006278FC"/>
    <w:rsid w:val="00634ECB"/>
    <w:rsid w:val="006371B8"/>
    <w:rsid w:val="00640C27"/>
    <w:rsid w:val="006423CC"/>
    <w:rsid w:val="00642510"/>
    <w:rsid w:val="00643521"/>
    <w:rsid w:val="006451F8"/>
    <w:rsid w:val="006506D3"/>
    <w:rsid w:val="00650754"/>
    <w:rsid w:val="00650B99"/>
    <w:rsid w:val="0065167D"/>
    <w:rsid w:val="006519E9"/>
    <w:rsid w:val="00651EE8"/>
    <w:rsid w:val="00652CC3"/>
    <w:rsid w:val="00655039"/>
    <w:rsid w:val="006560B9"/>
    <w:rsid w:val="00657582"/>
    <w:rsid w:val="00657E3E"/>
    <w:rsid w:val="00660E02"/>
    <w:rsid w:val="00663761"/>
    <w:rsid w:val="006643AA"/>
    <w:rsid w:val="00664D3A"/>
    <w:rsid w:val="00665228"/>
    <w:rsid w:val="00666699"/>
    <w:rsid w:val="006702DF"/>
    <w:rsid w:val="00670618"/>
    <w:rsid w:val="00671E77"/>
    <w:rsid w:val="00671F6B"/>
    <w:rsid w:val="00672E39"/>
    <w:rsid w:val="00676025"/>
    <w:rsid w:val="00676B8C"/>
    <w:rsid w:val="00676F04"/>
    <w:rsid w:val="00677612"/>
    <w:rsid w:val="00677633"/>
    <w:rsid w:val="00677BA8"/>
    <w:rsid w:val="00683F54"/>
    <w:rsid w:val="00684118"/>
    <w:rsid w:val="006859A5"/>
    <w:rsid w:val="006869E0"/>
    <w:rsid w:val="00686FAC"/>
    <w:rsid w:val="00690B5F"/>
    <w:rsid w:val="00692028"/>
    <w:rsid w:val="006920A5"/>
    <w:rsid w:val="00692494"/>
    <w:rsid w:val="006927DC"/>
    <w:rsid w:val="006928B8"/>
    <w:rsid w:val="006929C9"/>
    <w:rsid w:val="00692B89"/>
    <w:rsid w:val="006944B7"/>
    <w:rsid w:val="0069470C"/>
    <w:rsid w:val="00695A5B"/>
    <w:rsid w:val="0069616B"/>
    <w:rsid w:val="006965FC"/>
    <w:rsid w:val="00697971"/>
    <w:rsid w:val="00697D6A"/>
    <w:rsid w:val="006A0D57"/>
    <w:rsid w:val="006A11F6"/>
    <w:rsid w:val="006A4725"/>
    <w:rsid w:val="006B0158"/>
    <w:rsid w:val="006B172F"/>
    <w:rsid w:val="006B365A"/>
    <w:rsid w:val="006B53AC"/>
    <w:rsid w:val="006B54DE"/>
    <w:rsid w:val="006B596F"/>
    <w:rsid w:val="006B677C"/>
    <w:rsid w:val="006B6D16"/>
    <w:rsid w:val="006B6D95"/>
    <w:rsid w:val="006B6FE5"/>
    <w:rsid w:val="006C3111"/>
    <w:rsid w:val="006C397F"/>
    <w:rsid w:val="006C4915"/>
    <w:rsid w:val="006C4C84"/>
    <w:rsid w:val="006C4E29"/>
    <w:rsid w:val="006C7592"/>
    <w:rsid w:val="006C7EE5"/>
    <w:rsid w:val="006D06CB"/>
    <w:rsid w:val="006D0CCE"/>
    <w:rsid w:val="006D1537"/>
    <w:rsid w:val="006D195E"/>
    <w:rsid w:val="006D443C"/>
    <w:rsid w:val="006D46A8"/>
    <w:rsid w:val="006D5BCD"/>
    <w:rsid w:val="006D7F2A"/>
    <w:rsid w:val="006E0268"/>
    <w:rsid w:val="006E1098"/>
    <w:rsid w:val="006E1DC6"/>
    <w:rsid w:val="006E2375"/>
    <w:rsid w:val="006E3122"/>
    <w:rsid w:val="006E380C"/>
    <w:rsid w:val="006E59F9"/>
    <w:rsid w:val="006E6536"/>
    <w:rsid w:val="006E7C79"/>
    <w:rsid w:val="006F08BE"/>
    <w:rsid w:val="006F1319"/>
    <w:rsid w:val="006F1625"/>
    <w:rsid w:val="006F28D4"/>
    <w:rsid w:val="006F312E"/>
    <w:rsid w:val="006F5229"/>
    <w:rsid w:val="006F534B"/>
    <w:rsid w:val="006F55DF"/>
    <w:rsid w:val="006F5611"/>
    <w:rsid w:val="006F64EB"/>
    <w:rsid w:val="006F6525"/>
    <w:rsid w:val="006F7BB6"/>
    <w:rsid w:val="006F7CDE"/>
    <w:rsid w:val="007012E3"/>
    <w:rsid w:val="0070253B"/>
    <w:rsid w:val="0070478F"/>
    <w:rsid w:val="0070550E"/>
    <w:rsid w:val="00706299"/>
    <w:rsid w:val="00707F8C"/>
    <w:rsid w:val="00710F23"/>
    <w:rsid w:val="00711965"/>
    <w:rsid w:val="00711AB3"/>
    <w:rsid w:val="00711E53"/>
    <w:rsid w:val="007121C2"/>
    <w:rsid w:val="00712314"/>
    <w:rsid w:val="007127C0"/>
    <w:rsid w:val="00712CF4"/>
    <w:rsid w:val="007144A0"/>
    <w:rsid w:val="00715426"/>
    <w:rsid w:val="00715466"/>
    <w:rsid w:val="00715BE8"/>
    <w:rsid w:val="0071674E"/>
    <w:rsid w:val="00717AA6"/>
    <w:rsid w:val="007204C3"/>
    <w:rsid w:val="00720FF6"/>
    <w:rsid w:val="0072134A"/>
    <w:rsid w:val="007214B8"/>
    <w:rsid w:val="00721B0B"/>
    <w:rsid w:val="0072206A"/>
    <w:rsid w:val="007226EC"/>
    <w:rsid w:val="00723605"/>
    <w:rsid w:val="007238B7"/>
    <w:rsid w:val="007240B8"/>
    <w:rsid w:val="00724573"/>
    <w:rsid w:val="0072667E"/>
    <w:rsid w:val="00730C7A"/>
    <w:rsid w:val="0073113A"/>
    <w:rsid w:val="00731773"/>
    <w:rsid w:val="00732512"/>
    <w:rsid w:val="007329C2"/>
    <w:rsid w:val="00733A9F"/>
    <w:rsid w:val="00733EE5"/>
    <w:rsid w:val="00733FE2"/>
    <w:rsid w:val="00734693"/>
    <w:rsid w:val="00735167"/>
    <w:rsid w:val="00736342"/>
    <w:rsid w:val="00736B82"/>
    <w:rsid w:val="00737A9F"/>
    <w:rsid w:val="0074027D"/>
    <w:rsid w:val="0074081D"/>
    <w:rsid w:val="00740942"/>
    <w:rsid w:val="00741019"/>
    <w:rsid w:val="0074284B"/>
    <w:rsid w:val="007444E2"/>
    <w:rsid w:val="0074462B"/>
    <w:rsid w:val="00744CCF"/>
    <w:rsid w:val="007451A8"/>
    <w:rsid w:val="007459F0"/>
    <w:rsid w:val="00746353"/>
    <w:rsid w:val="007466E3"/>
    <w:rsid w:val="00747C2B"/>
    <w:rsid w:val="0075074C"/>
    <w:rsid w:val="00750F4C"/>
    <w:rsid w:val="0075126B"/>
    <w:rsid w:val="00752C22"/>
    <w:rsid w:val="00753416"/>
    <w:rsid w:val="007569A1"/>
    <w:rsid w:val="00756A5C"/>
    <w:rsid w:val="00756F36"/>
    <w:rsid w:val="00757096"/>
    <w:rsid w:val="00757739"/>
    <w:rsid w:val="007612E7"/>
    <w:rsid w:val="0076149E"/>
    <w:rsid w:val="00761973"/>
    <w:rsid w:val="007619A7"/>
    <w:rsid w:val="00761BC7"/>
    <w:rsid w:val="00762B8D"/>
    <w:rsid w:val="00763804"/>
    <w:rsid w:val="00763A4A"/>
    <w:rsid w:val="00764827"/>
    <w:rsid w:val="0076576D"/>
    <w:rsid w:val="00765C19"/>
    <w:rsid w:val="00765F94"/>
    <w:rsid w:val="00766D9D"/>
    <w:rsid w:val="00767028"/>
    <w:rsid w:val="00771066"/>
    <w:rsid w:val="00771478"/>
    <w:rsid w:val="00772811"/>
    <w:rsid w:val="00772F99"/>
    <w:rsid w:val="00774267"/>
    <w:rsid w:val="00774582"/>
    <w:rsid w:val="00774627"/>
    <w:rsid w:val="00774FA2"/>
    <w:rsid w:val="00775A3E"/>
    <w:rsid w:val="00777916"/>
    <w:rsid w:val="00777F30"/>
    <w:rsid w:val="0078051D"/>
    <w:rsid w:val="00780B17"/>
    <w:rsid w:val="00781699"/>
    <w:rsid w:val="00783127"/>
    <w:rsid w:val="007838B7"/>
    <w:rsid w:val="00783B9F"/>
    <w:rsid w:val="00786CEC"/>
    <w:rsid w:val="00790779"/>
    <w:rsid w:val="0079232E"/>
    <w:rsid w:val="00792B30"/>
    <w:rsid w:val="00793226"/>
    <w:rsid w:val="00795C04"/>
    <w:rsid w:val="00796C81"/>
    <w:rsid w:val="0079744A"/>
    <w:rsid w:val="00797B2F"/>
    <w:rsid w:val="00797D9F"/>
    <w:rsid w:val="007A0B38"/>
    <w:rsid w:val="007A37E5"/>
    <w:rsid w:val="007A431D"/>
    <w:rsid w:val="007A46C5"/>
    <w:rsid w:val="007A6E85"/>
    <w:rsid w:val="007A7437"/>
    <w:rsid w:val="007A7738"/>
    <w:rsid w:val="007A79AE"/>
    <w:rsid w:val="007B08AA"/>
    <w:rsid w:val="007B1111"/>
    <w:rsid w:val="007B1496"/>
    <w:rsid w:val="007B2EFE"/>
    <w:rsid w:val="007B3D63"/>
    <w:rsid w:val="007B5CF3"/>
    <w:rsid w:val="007B61BA"/>
    <w:rsid w:val="007B7814"/>
    <w:rsid w:val="007C050F"/>
    <w:rsid w:val="007C06BA"/>
    <w:rsid w:val="007C0AA7"/>
    <w:rsid w:val="007C12BD"/>
    <w:rsid w:val="007C1908"/>
    <w:rsid w:val="007C30E3"/>
    <w:rsid w:val="007C33E1"/>
    <w:rsid w:val="007C78FC"/>
    <w:rsid w:val="007D036A"/>
    <w:rsid w:val="007D26FB"/>
    <w:rsid w:val="007D2E13"/>
    <w:rsid w:val="007D3DFD"/>
    <w:rsid w:val="007D4F86"/>
    <w:rsid w:val="007D567D"/>
    <w:rsid w:val="007D6048"/>
    <w:rsid w:val="007D6EE9"/>
    <w:rsid w:val="007D7339"/>
    <w:rsid w:val="007D792F"/>
    <w:rsid w:val="007E0A4D"/>
    <w:rsid w:val="007E1A44"/>
    <w:rsid w:val="007E1CE8"/>
    <w:rsid w:val="007E244F"/>
    <w:rsid w:val="007E330E"/>
    <w:rsid w:val="007E38F8"/>
    <w:rsid w:val="007E3AE6"/>
    <w:rsid w:val="007E3D1D"/>
    <w:rsid w:val="007E4E77"/>
    <w:rsid w:val="007E6DEC"/>
    <w:rsid w:val="007F03D4"/>
    <w:rsid w:val="007F0456"/>
    <w:rsid w:val="007F0737"/>
    <w:rsid w:val="007F0BD2"/>
    <w:rsid w:val="007F1585"/>
    <w:rsid w:val="007F1D42"/>
    <w:rsid w:val="007F2388"/>
    <w:rsid w:val="007F32F5"/>
    <w:rsid w:val="007F4169"/>
    <w:rsid w:val="007F4F27"/>
    <w:rsid w:val="007F513A"/>
    <w:rsid w:val="007F558F"/>
    <w:rsid w:val="007F5E1D"/>
    <w:rsid w:val="007F69FE"/>
    <w:rsid w:val="007F7CD9"/>
    <w:rsid w:val="00801019"/>
    <w:rsid w:val="008024BC"/>
    <w:rsid w:val="008034BC"/>
    <w:rsid w:val="00803985"/>
    <w:rsid w:val="00803FE4"/>
    <w:rsid w:val="008048E7"/>
    <w:rsid w:val="008052B1"/>
    <w:rsid w:val="008052CB"/>
    <w:rsid w:val="00805AF6"/>
    <w:rsid w:val="0080665B"/>
    <w:rsid w:val="00806C4B"/>
    <w:rsid w:val="00806D28"/>
    <w:rsid w:val="0080784E"/>
    <w:rsid w:val="00807A9F"/>
    <w:rsid w:val="00811B7F"/>
    <w:rsid w:val="00811C61"/>
    <w:rsid w:val="00812438"/>
    <w:rsid w:val="00814762"/>
    <w:rsid w:val="00815315"/>
    <w:rsid w:val="00815A40"/>
    <w:rsid w:val="008168D9"/>
    <w:rsid w:val="00816C95"/>
    <w:rsid w:val="0081796A"/>
    <w:rsid w:val="00820DA0"/>
    <w:rsid w:val="00820DD0"/>
    <w:rsid w:val="00822B61"/>
    <w:rsid w:val="00823508"/>
    <w:rsid w:val="00823D45"/>
    <w:rsid w:val="00824818"/>
    <w:rsid w:val="00826CD4"/>
    <w:rsid w:val="0082748A"/>
    <w:rsid w:val="008278E6"/>
    <w:rsid w:val="008332FB"/>
    <w:rsid w:val="00833381"/>
    <w:rsid w:val="0083344B"/>
    <w:rsid w:val="008337E9"/>
    <w:rsid w:val="008369BC"/>
    <w:rsid w:val="0084123D"/>
    <w:rsid w:val="008412E6"/>
    <w:rsid w:val="0084287A"/>
    <w:rsid w:val="00842BC1"/>
    <w:rsid w:val="008440EB"/>
    <w:rsid w:val="0084447A"/>
    <w:rsid w:val="008452F0"/>
    <w:rsid w:val="0084551F"/>
    <w:rsid w:val="0084557B"/>
    <w:rsid w:val="00845F78"/>
    <w:rsid w:val="0084750F"/>
    <w:rsid w:val="00847D6E"/>
    <w:rsid w:val="00851A88"/>
    <w:rsid w:val="00852942"/>
    <w:rsid w:val="00852B38"/>
    <w:rsid w:val="008539F3"/>
    <w:rsid w:val="00853A8A"/>
    <w:rsid w:val="00856A4B"/>
    <w:rsid w:val="008570FC"/>
    <w:rsid w:val="008579DB"/>
    <w:rsid w:val="00857B6B"/>
    <w:rsid w:val="00861993"/>
    <w:rsid w:val="0086433D"/>
    <w:rsid w:val="00864B87"/>
    <w:rsid w:val="00864E34"/>
    <w:rsid w:val="00865730"/>
    <w:rsid w:val="00865DC8"/>
    <w:rsid w:val="00867969"/>
    <w:rsid w:val="00867BB6"/>
    <w:rsid w:val="00871943"/>
    <w:rsid w:val="00872585"/>
    <w:rsid w:val="00872C72"/>
    <w:rsid w:val="0087303E"/>
    <w:rsid w:val="00875392"/>
    <w:rsid w:val="0087649A"/>
    <w:rsid w:val="00877CBF"/>
    <w:rsid w:val="0088095E"/>
    <w:rsid w:val="00880C19"/>
    <w:rsid w:val="0088187F"/>
    <w:rsid w:val="008838F9"/>
    <w:rsid w:val="00884E11"/>
    <w:rsid w:val="00886FC5"/>
    <w:rsid w:val="00887293"/>
    <w:rsid w:val="0089173F"/>
    <w:rsid w:val="008927B9"/>
    <w:rsid w:val="008927FB"/>
    <w:rsid w:val="008935C4"/>
    <w:rsid w:val="0089473D"/>
    <w:rsid w:val="00894D09"/>
    <w:rsid w:val="0089650D"/>
    <w:rsid w:val="0089755E"/>
    <w:rsid w:val="008A0542"/>
    <w:rsid w:val="008A1198"/>
    <w:rsid w:val="008A1787"/>
    <w:rsid w:val="008A2524"/>
    <w:rsid w:val="008A2FF9"/>
    <w:rsid w:val="008A3EB3"/>
    <w:rsid w:val="008A4E8B"/>
    <w:rsid w:val="008A5373"/>
    <w:rsid w:val="008B2048"/>
    <w:rsid w:val="008B214E"/>
    <w:rsid w:val="008B338D"/>
    <w:rsid w:val="008B3B5D"/>
    <w:rsid w:val="008B3F52"/>
    <w:rsid w:val="008B511F"/>
    <w:rsid w:val="008B5ACF"/>
    <w:rsid w:val="008B5D45"/>
    <w:rsid w:val="008B5EF2"/>
    <w:rsid w:val="008B644B"/>
    <w:rsid w:val="008B745C"/>
    <w:rsid w:val="008C184B"/>
    <w:rsid w:val="008C293F"/>
    <w:rsid w:val="008C2A92"/>
    <w:rsid w:val="008C2FD9"/>
    <w:rsid w:val="008C409D"/>
    <w:rsid w:val="008C426D"/>
    <w:rsid w:val="008C4499"/>
    <w:rsid w:val="008C4866"/>
    <w:rsid w:val="008C5F59"/>
    <w:rsid w:val="008C60A0"/>
    <w:rsid w:val="008C6486"/>
    <w:rsid w:val="008C77B5"/>
    <w:rsid w:val="008C78A3"/>
    <w:rsid w:val="008D0F74"/>
    <w:rsid w:val="008D11F1"/>
    <w:rsid w:val="008D16CB"/>
    <w:rsid w:val="008D1D67"/>
    <w:rsid w:val="008D1F89"/>
    <w:rsid w:val="008D31DB"/>
    <w:rsid w:val="008D3212"/>
    <w:rsid w:val="008D3B6D"/>
    <w:rsid w:val="008D4D79"/>
    <w:rsid w:val="008D6CDB"/>
    <w:rsid w:val="008D71B7"/>
    <w:rsid w:val="008D7ED7"/>
    <w:rsid w:val="008E13A7"/>
    <w:rsid w:val="008E24D3"/>
    <w:rsid w:val="008E2F70"/>
    <w:rsid w:val="008E34E6"/>
    <w:rsid w:val="008E3860"/>
    <w:rsid w:val="008E4BC1"/>
    <w:rsid w:val="008E67E7"/>
    <w:rsid w:val="008F02A2"/>
    <w:rsid w:val="008F0B63"/>
    <w:rsid w:val="008F4BE0"/>
    <w:rsid w:val="008F56C0"/>
    <w:rsid w:val="008F613F"/>
    <w:rsid w:val="008F6AB1"/>
    <w:rsid w:val="008F6AF7"/>
    <w:rsid w:val="008F723F"/>
    <w:rsid w:val="00900F61"/>
    <w:rsid w:val="00901517"/>
    <w:rsid w:val="00904CB4"/>
    <w:rsid w:val="00904E2C"/>
    <w:rsid w:val="00906ED2"/>
    <w:rsid w:val="009077AE"/>
    <w:rsid w:val="00907A1A"/>
    <w:rsid w:val="00910420"/>
    <w:rsid w:val="00911540"/>
    <w:rsid w:val="00911B25"/>
    <w:rsid w:val="00913DA1"/>
    <w:rsid w:val="00914800"/>
    <w:rsid w:val="00915104"/>
    <w:rsid w:val="00920460"/>
    <w:rsid w:val="0092227D"/>
    <w:rsid w:val="00925495"/>
    <w:rsid w:val="00925CBD"/>
    <w:rsid w:val="0092741F"/>
    <w:rsid w:val="009278BF"/>
    <w:rsid w:val="0093157B"/>
    <w:rsid w:val="00931DD2"/>
    <w:rsid w:val="00932AB4"/>
    <w:rsid w:val="00933D86"/>
    <w:rsid w:val="009364FC"/>
    <w:rsid w:val="00937119"/>
    <w:rsid w:val="009379F2"/>
    <w:rsid w:val="009404A5"/>
    <w:rsid w:val="0094137E"/>
    <w:rsid w:val="00943936"/>
    <w:rsid w:val="00944505"/>
    <w:rsid w:val="009508CC"/>
    <w:rsid w:val="009526A3"/>
    <w:rsid w:val="0095359B"/>
    <w:rsid w:val="00956B79"/>
    <w:rsid w:val="00957541"/>
    <w:rsid w:val="00957F63"/>
    <w:rsid w:val="009606C6"/>
    <w:rsid w:val="00960735"/>
    <w:rsid w:val="009608B7"/>
    <w:rsid w:val="00961642"/>
    <w:rsid w:val="009617A7"/>
    <w:rsid w:val="00961AFF"/>
    <w:rsid w:val="00961D4F"/>
    <w:rsid w:val="0096328C"/>
    <w:rsid w:val="00964491"/>
    <w:rsid w:val="009647FD"/>
    <w:rsid w:val="0096526B"/>
    <w:rsid w:val="00965D17"/>
    <w:rsid w:val="00965FA0"/>
    <w:rsid w:val="009672FC"/>
    <w:rsid w:val="00976656"/>
    <w:rsid w:val="0097711B"/>
    <w:rsid w:val="0097799D"/>
    <w:rsid w:val="0098027F"/>
    <w:rsid w:val="009804D4"/>
    <w:rsid w:val="00980EF7"/>
    <w:rsid w:val="009819F9"/>
    <w:rsid w:val="00981AA8"/>
    <w:rsid w:val="00982234"/>
    <w:rsid w:val="0098246B"/>
    <w:rsid w:val="00982D25"/>
    <w:rsid w:val="00982E7D"/>
    <w:rsid w:val="00982E89"/>
    <w:rsid w:val="0098609B"/>
    <w:rsid w:val="009866F8"/>
    <w:rsid w:val="0098670F"/>
    <w:rsid w:val="00986930"/>
    <w:rsid w:val="00987609"/>
    <w:rsid w:val="009876CE"/>
    <w:rsid w:val="0099048A"/>
    <w:rsid w:val="00991A92"/>
    <w:rsid w:val="0099232E"/>
    <w:rsid w:val="00994F4E"/>
    <w:rsid w:val="00995C7C"/>
    <w:rsid w:val="00995E01"/>
    <w:rsid w:val="00996B41"/>
    <w:rsid w:val="00996EC0"/>
    <w:rsid w:val="009970B2"/>
    <w:rsid w:val="009A07A7"/>
    <w:rsid w:val="009A1D4C"/>
    <w:rsid w:val="009A42EB"/>
    <w:rsid w:val="009A432C"/>
    <w:rsid w:val="009A496B"/>
    <w:rsid w:val="009A5166"/>
    <w:rsid w:val="009A5795"/>
    <w:rsid w:val="009A590A"/>
    <w:rsid w:val="009A64E1"/>
    <w:rsid w:val="009B14BE"/>
    <w:rsid w:val="009B2183"/>
    <w:rsid w:val="009B255B"/>
    <w:rsid w:val="009B257B"/>
    <w:rsid w:val="009B397E"/>
    <w:rsid w:val="009B727B"/>
    <w:rsid w:val="009C099D"/>
    <w:rsid w:val="009C0C44"/>
    <w:rsid w:val="009C0DB0"/>
    <w:rsid w:val="009C35C9"/>
    <w:rsid w:val="009C3FE1"/>
    <w:rsid w:val="009C420D"/>
    <w:rsid w:val="009C5544"/>
    <w:rsid w:val="009C60B5"/>
    <w:rsid w:val="009C6419"/>
    <w:rsid w:val="009D01AE"/>
    <w:rsid w:val="009D1EE2"/>
    <w:rsid w:val="009D1F93"/>
    <w:rsid w:val="009D3982"/>
    <w:rsid w:val="009D4122"/>
    <w:rsid w:val="009D4E96"/>
    <w:rsid w:val="009D5075"/>
    <w:rsid w:val="009D5E99"/>
    <w:rsid w:val="009D7CC1"/>
    <w:rsid w:val="009D7D49"/>
    <w:rsid w:val="009E0B5C"/>
    <w:rsid w:val="009E0FF4"/>
    <w:rsid w:val="009E1418"/>
    <w:rsid w:val="009E1850"/>
    <w:rsid w:val="009E19D4"/>
    <w:rsid w:val="009E4441"/>
    <w:rsid w:val="009E48B6"/>
    <w:rsid w:val="009E497B"/>
    <w:rsid w:val="009E5428"/>
    <w:rsid w:val="009E5DBB"/>
    <w:rsid w:val="009E68EC"/>
    <w:rsid w:val="009E7CF5"/>
    <w:rsid w:val="009F1DA2"/>
    <w:rsid w:val="009F2193"/>
    <w:rsid w:val="009F3FA0"/>
    <w:rsid w:val="009F6220"/>
    <w:rsid w:val="00A020DA"/>
    <w:rsid w:val="00A04F66"/>
    <w:rsid w:val="00A051BA"/>
    <w:rsid w:val="00A06893"/>
    <w:rsid w:val="00A07545"/>
    <w:rsid w:val="00A100FF"/>
    <w:rsid w:val="00A101B6"/>
    <w:rsid w:val="00A10ACD"/>
    <w:rsid w:val="00A11BAA"/>
    <w:rsid w:val="00A13DA6"/>
    <w:rsid w:val="00A15015"/>
    <w:rsid w:val="00A15AF3"/>
    <w:rsid w:val="00A16418"/>
    <w:rsid w:val="00A16AB7"/>
    <w:rsid w:val="00A17573"/>
    <w:rsid w:val="00A17AF1"/>
    <w:rsid w:val="00A21337"/>
    <w:rsid w:val="00A224E8"/>
    <w:rsid w:val="00A260B8"/>
    <w:rsid w:val="00A26451"/>
    <w:rsid w:val="00A30CAC"/>
    <w:rsid w:val="00A323C4"/>
    <w:rsid w:val="00A33BD5"/>
    <w:rsid w:val="00A349E9"/>
    <w:rsid w:val="00A34A7B"/>
    <w:rsid w:val="00A3595A"/>
    <w:rsid w:val="00A36245"/>
    <w:rsid w:val="00A3775C"/>
    <w:rsid w:val="00A40E4D"/>
    <w:rsid w:val="00A4102F"/>
    <w:rsid w:val="00A4180B"/>
    <w:rsid w:val="00A41830"/>
    <w:rsid w:val="00A41E9E"/>
    <w:rsid w:val="00A430E9"/>
    <w:rsid w:val="00A43B3B"/>
    <w:rsid w:val="00A43CAB"/>
    <w:rsid w:val="00A43DEB"/>
    <w:rsid w:val="00A45DAC"/>
    <w:rsid w:val="00A477B7"/>
    <w:rsid w:val="00A50D2D"/>
    <w:rsid w:val="00A511FD"/>
    <w:rsid w:val="00A51E88"/>
    <w:rsid w:val="00A52315"/>
    <w:rsid w:val="00A52F99"/>
    <w:rsid w:val="00A53032"/>
    <w:rsid w:val="00A534AC"/>
    <w:rsid w:val="00A53B3E"/>
    <w:rsid w:val="00A54C28"/>
    <w:rsid w:val="00A55F8B"/>
    <w:rsid w:val="00A5665D"/>
    <w:rsid w:val="00A622BA"/>
    <w:rsid w:val="00A63407"/>
    <w:rsid w:val="00A636E4"/>
    <w:rsid w:val="00A64BAB"/>
    <w:rsid w:val="00A66740"/>
    <w:rsid w:val="00A66FE2"/>
    <w:rsid w:val="00A675BF"/>
    <w:rsid w:val="00A70085"/>
    <w:rsid w:val="00A71AAA"/>
    <w:rsid w:val="00A71F32"/>
    <w:rsid w:val="00A7298C"/>
    <w:rsid w:val="00A732A6"/>
    <w:rsid w:val="00A733C8"/>
    <w:rsid w:val="00A7340B"/>
    <w:rsid w:val="00A75519"/>
    <w:rsid w:val="00A75AC0"/>
    <w:rsid w:val="00A7631D"/>
    <w:rsid w:val="00A76343"/>
    <w:rsid w:val="00A77709"/>
    <w:rsid w:val="00A8136B"/>
    <w:rsid w:val="00A82C93"/>
    <w:rsid w:val="00A83E08"/>
    <w:rsid w:val="00A842DF"/>
    <w:rsid w:val="00A85497"/>
    <w:rsid w:val="00A8566A"/>
    <w:rsid w:val="00A87532"/>
    <w:rsid w:val="00A926E6"/>
    <w:rsid w:val="00A92827"/>
    <w:rsid w:val="00A94467"/>
    <w:rsid w:val="00A965D8"/>
    <w:rsid w:val="00A97A26"/>
    <w:rsid w:val="00AA0811"/>
    <w:rsid w:val="00AA189A"/>
    <w:rsid w:val="00AA2135"/>
    <w:rsid w:val="00AA3B95"/>
    <w:rsid w:val="00AA465C"/>
    <w:rsid w:val="00AA5361"/>
    <w:rsid w:val="00AA6513"/>
    <w:rsid w:val="00AA75CD"/>
    <w:rsid w:val="00AA77EB"/>
    <w:rsid w:val="00AA7853"/>
    <w:rsid w:val="00AB0AEB"/>
    <w:rsid w:val="00AB13F7"/>
    <w:rsid w:val="00AB30EA"/>
    <w:rsid w:val="00AB37EF"/>
    <w:rsid w:val="00AB43AD"/>
    <w:rsid w:val="00AB4A43"/>
    <w:rsid w:val="00AB590E"/>
    <w:rsid w:val="00AB5E0E"/>
    <w:rsid w:val="00AB655C"/>
    <w:rsid w:val="00AB6CC6"/>
    <w:rsid w:val="00AC01EB"/>
    <w:rsid w:val="00AC1E5A"/>
    <w:rsid w:val="00AC203A"/>
    <w:rsid w:val="00AC3FF3"/>
    <w:rsid w:val="00AC4004"/>
    <w:rsid w:val="00AC505F"/>
    <w:rsid w:val="00AC6498"/>
    <w:rsid w:val="00AC6B36"/>
    <w:rsid w:val="00AC70BA"/>
    <w:rsid w:val="00AC7371"/>
    <w:rsid w:val="00AC7B53"/>
    <w:rsid w:val="00AD018B"/>
    <w:rsid w:val="00AD0F6F"/>
    <w:rsid w:val="00AD27A3"/>
    <w:rsid w:val="00AD315E"/>
    <w:rsid w:val="00AD33AB"/>
    <w:rsid w:val="00AD40C2"/>
    <w:rsid w:val="00AE048C"/>
    <w:rsid w:val="00AE24CD"/>
    <w:rsid w:val="00AE291A"/>
    <w:rsid w:val="00AE3725"/>
    <w:rsid w:val="00AE545F"/>
    <w:rsid w:val="00AE5ADB"/>
    <w:rsid w:val="00AE6A2E"/>
    <w:rsid w:val="00AE765F"/>
    <w:rsid w:val="00AF068F"/>
    <w:rsid w:val="00AF18B1"/>
    <w:rsid w:val="00AF1A02"/>
    <w:rsid w:val="00AF24E1"/>
    <w:rsid w:val="00AF2D59"/>
    <w:rsid w:val="00AF326E"/>
    <w:rsid w:val="00AF36A1"/>
    <w:rsid w:val="00AF3792"/>
    <w:rsid w:val="00AF42A1"/>
    <w:rsid w:val="00AF4316"/>
    <w:rsid w:val="00AF513B"/>
    <w:rsid w:val="00AF5231"/>
    <w:rsid w:val="00AF5498"/>
    <w:rsid w:val="00AF6852"/>
    <w:rsid w:val="00AF6E7B"/>
    <w:rsid w:val="00B006E8"/>
    <w:rsid w:val="00B01278"/>
    <w:rsid w:val="00B0387A"/>
    <w:rsid w:val="00B040E7"/>
    <w:rsid w:val="00B04A18"/>
    <w:rsid w:val="00B05CD4"/>
    <w:rsid w:val="00B06CB5"/>
    <w:rsid w:val="00B0781D"/>
    <w:rsid w:val="00B07975"/>
    <w:rsid w:val="00B10A0D"/>
    <w:rsid w:val="00B10CFA"/>
    <w:rsid w:val="00B11319"/>
    <w:rsid w:val="00B119D2"/>
    <w:rsid w:val="00B13BF8"/>
    <w:rsid w:val="00B152D8"/>
    <w:rsid w:val="00B178E3"/>
    <w:rsid w:val="00B17CD9"/>
    <w:rsid w:val="00B20A6A"/>
    <w:rsid w:val="00B20CE7"/>
    <w:rsid w:val="00B21D20"/>
    <w:rsid w:val="00B22378"/>
    <w:rsid w:val="00B22BB0"/>
    <w:rsid w:val="00B23231"/>
    <w:rsid w:val="00B23A68"/>
    <w:rsid w:val="00B240E6"/>
    <w:rsid w:val="00B24314"/>
    <w:rsid w:val="00B2495A"/>
    <w:rsid w:val="00B24BC9"/>
    <w:rsid w:val="00B24CF4"/>
    <w:rsid w:val="00B251D7"/>
    <w:rsid w:val="00B25F17"/>
    <w:rsid w:val="00B26439"/>
    <w:rsid w:val="00B27BA8"/>
    <w:rsid w:val="00B31A73"/>
    <w:rsid w:val="00B33577"/>
    <w:rsid w:val="00B35B28"/>
    <w:rsid w:val="00B36291"/>
    <w:rsid w:val="00B3689A"/>
    <w:rsid w:val="00B36993"/>
    <w:rsid w:val="00B4010C"/>
    <w:rsid w:val="00B433A0"/>
    <w:rsid w:val="00B43B83"/>
    <w:rsid w:val="00B47A55"/>
    <w:rsid w:val="00B51DCD"/>
    <w:rsid w:val="00B51EDF"/>
    <w:rsid w:val="00B5218C"/>
    <w:rsid w:val="00B529F8"/>
    <w:rsid w:val="00B53268"/>
    <w:rsid w:val="00B5417D"/>
    <w:rsid w:val="00B5495C"/>
    <w:rsid w:val="00B54D78"/>
    <w:rsid w:val="00B57611"/>
    <w:rsid w:val="00B60ABC"/>
    <w:rsid w:val="00B613D3"/>
    <w:rsid w:val="00B61878"/>
    <w:rsid w:val="00B645CE"/>
    <w:rsid w:val="00B6555D"/>
    <w:rsid w:val="00B65FAB"/>
    <w:rsid w:val="00B66477"/>
    <w:rsid w:val="00B675E0"/>
    <w:rsid w:val="00B7081B"/>
    <w:rsid w:val="00B732C2"/>
    <w:rsid w:val="00B741EC"/>
    <w:rsid w:val="00B7482C"/>
    <w:rsid w:val="00B7726C"/>
    <w:rsid w:val="00B80B60"/>
    <w:rsid w:val="00B8169E"/>
    <w:rsid w:val="00B81E1A"/>
    <w:rsid w:val="00B82CCC"/>
    <w:rsid w:val="00B83104"/>
    <w:rsid w:val="00B842FF"/>
    <w:rsid w:val="00B84BA2"/>
    <w:rsid w:val="00B879EF"/>
    <w:rsid w:val="00B9025A"/>
    <w:rsid w:val="00B9067B"/>
    <w:rsid w:val="00B92266"/>
    <w:rsid w:val="00B93205"/>
    <w:rsid w:val="00B93A26"/>
    <w:rsid w:val="00B93F4D"/>
    <w:rsid w:val="00B93F82"/>
    <w:rsid w:val="00B96235"/>
    <w:rsid w:val="00B96900"/>
    <w:rsid w:val="00B970E3"/>
    <w:rsid w:val="00B97D29"/>
    <w:rsid w:val="00BA00F1"/>
    <w:rsid w:val="00BA02C4"/>
    <w:rsid w:val="00BA1EFC"/>
    <w:rsid w:val="00BA42CC"/>
    <w:rsid w:val="00BA44CF"/>
    <w:rsid w:val="00BA7E34"/>
    <w:rsid w:val="00BB0B9F"/>
    <w:rsid w:val="00BB177C"/>
    <w:rsid w:val="00BB2E23"/>
    <w:rsid w:val="00BB349B"/>
    <w:rsid w:val="00BB37EF"/>
    <w:rsid w:val="00BB3CE2"/>
    <w:rsid w:val="00BB52C1"/>
    <w:rsid w:val="00BB7975"/>
    <w:rsid w:val="00BC160E"/>
    <w:rsid w:val="00BC24BB"/>
    <w:rsid w:val="00BC56F3"/>
    <w:rsid w:val="00BC588B"/>
    <w:rsid w:val="00BC6167"/>
    <w:rsid w:val="00BC727B"/>
    <w:rsid w:val="00BD16F9"/>
    <w:rsid w:val="00BD1BD4"/>
    <w:rsid w:val="00BD4C06"/>
    <w:rsid w:val="00BD5B0D"/>
    <w:rsid w:val="00BD640E"/>
    <w:rsid w:val="00BD6545"/>
    <w:rsid w:val="00BD7245"/>
    <w:rsid w:val="00BD74B9"/>
    <w:rsid w:val="00BD754D"/>
    <w:rsid w:val="00BE0CF0"/>
    <w:rsid w:val="00BE1D6B"/>
    <w:rsid w:val="00BE1FC2"/>
    <w:rsid w:val="00BE36E5"/>
    <w:rsid w:val="00BE48F5"/>
    <w:rsid w:val="00BE500E"/>
    <w:rsid w:val="00BE61A8"/>
    <w:rsid w:val="00BF26E7"/>
    <w:rsid w:val="00BF2C16"/>
    <w:rsid w:val="00BF3234"/>
    <w:rsid w:val="00BF7D5D"/>
    <w:rsid w:val="00C00194"/>
    <w:rsid w:val="00C00576"/>
    <w:rsid w:val="00C00D4E"/>
    <w:rsid w:val="00C0157C"/>
    <w:rsid w:val="00C02A15"/>
    <w:rsid w:val="00C03C3C"/>
    <w:rsid w:val="00C058F1"/>
    <w:rsid w:val="00C0678D"/>
    <w:rsid w:val="00C06A23"/>
    <w:rsid w:val="00C07AD9"/>
    <w:rsid w:val="00C07EC8"/>
    <w:rsid w:val="00C10437"/>
    <w:rsid w:val="00C10B97"/>
    <w:rsid w:val="00C10D28"/>
    <w:rsid w:val="00C129C0"/>
    <w:rsid w:val="00C13C61"/>
    <w:rsid w:val="00C15464"/>
    <w:rsid w:val="00C1729C"/>
    <w:rsid w:val="00C17CEE"/>
    <w:rsid w:val="00C21588"/>
    <w:rsid w:val="00C23296"/>
    <w:rsid w:val="00C2424C"/>
    <w:rsid w:val="00C248C3"/>
    <w:rsid w:val="00C25C3A"/>
    <w:rsid w:val="00C27E1E"/>
    <w:rsid w:val="00C3106D"/>
    <w:rsid w:val="00C33078"/>
    <w:rsid w:val="00C34691"/>
    <w:rsid w:val="00C35683"/>
    <w:rsid w:val="00C35AC3"/>
    <w:rsid w:val="00C35CD6"/>
    <w:rsid w:val="00C36421"/>
    <w:rsid w:val="00C4101E"/>
    <w:rsid w:val="00C41A65"/>
    <w:rsid w:val="00C41AE9"/>
    <w:rsid w:val="00C4429C"/>
    <w:rsid w:val="00C4457B"/>
    <w:rsid w:val="00C44F46"/>
    <w:rsid w:val="00C45DF4"/>
    <w:rsid w:val="00C46B47"/>
    <w:rsid w:val="00C46FB4"/>
    <w:rsid w:val="00C47C03"/>
    <w:rsid w:val="00C509BF"/>
    <w:rsid w:val="00C51C87"/>
    <w:rsid w:val="00C52167"/>
    <w:rsid w:val="00C55C55"/>
    <w:rsid w:val="00C56906"/>
    <w:rsid w:val="00C57E89"/>
    <w:rsid w:val="00C62538"/>
    <w:rsid w:val="00C62C9A"/>
    <w:rsid w:val="00C63E79"/>
    <w:rsid w:val="00C66002"/>
    <w:rsid w:val="00C719B3"/>
    <w:rsid w:val="00C72094"/>
    <w:rsid w:val="00C72919"/>
    <w:rsid w:val="00C72C26"/>
    <w:rsid w:val="00C73848"/>
    <w:rsid w:val="00C7695F"/>
    <w:rsid w:val="00C77C85"/>
    <w:rsid w:val="00C80B78"/>
    <w:rsid w:val="00C8243C"/>
    <w:rsid w:val="00C82C88"/>
    <w:rsid w:val="00C82F28"/>
    <w:rsid w:val="00C831DD"/>
    <w:rsid w:val="00C863E6"/>
    <w:rsid w:val="00C86FC7"/>
    <w:rsid w:val="00C87AB6"/>
    <w:rsid w:val="00C90431"/>
    <w:rsid w:val="00C915E9"/>
    <w:rsid w:val="00C91A85"/>
    <w:rsid w:val="00C95542"/>
    <w:rsid w:val="00C95566"/>
    <w:rsid w:val="00C95DE0"/>
    <w:rsid w:val="00C965A0"/>
    <w:rsid w:val="00C96C62"/>
    <w:rsid w:val="00C97A59"/>
    <w:rsid w:val="00CA018C"/>
    <w:rsid w:val="00CA06B0"/>
    <w:rsid w:val="00CA0910"/>
    <w:rsid w:val="00CA14C2"/>
    <w:rsid w:val="00CA1CC7"/>
    <w:rsid w:val="00CA2A2D"/>
    <w:rsid w:val="00CA3625"/>
    <w:rsid w:val="00CA3B1E"/>
    <w:rsid w:val="00CA3F49"/>
    <w:rsid w:val="00CA431E"/>
    <w:rsid w:val="00CA56F7"/>
    <w:rsid w:val="00CA71A1"/>
    <w:rsid w:val="00CA7238"/>
    <w:rsid w:val="00CA7D36"/>
    <w:rsid w:val="00CB0B48"/>
    <w:rsid w:val="00CB0FEA"/>
    <w:rsid w:val="00CB1629"/>
    <w:rsid w:val="00CB1C6B"/>
    <w:rsid w:val="00CB3D04"/>
    <w:rsid w:val="00CB406C"/>
    <w:rsid w:val="00CB4D96"/>
    <w:rsid w:val="00CB66AD"/>
    <w:rsid w:val="00CB6712"/>
    <w:rsid w:val="00CB69F5"/>
    <w:rsid w:val="00CB7C7D"/>
    <w:rsid w:val="00CC0CBF"/>
    <w:rsid w:val="00CC0E42"/>
    <w:rsid w:val="00CC1EF5"/>
    <w:rsid w:val="00CC44ED"/>
    <w:rsid w:val="00CC4CB0"/>
    <w:rsid w:val="00CC5791"/>
    <w:rsid w:val="00CD4EE0"/>
    <w:rsid w:val="00CE0C79"/>
    <w:rsid w:val="00CE2BD3"/>
    <w:rsid w:val="00CE3820"/>
    <w:rsid w:val="00CE7A16"/>
    <w:rsid w:val="00CE7B5E"/>
    <w:rsid w:val="00CF0496"/>
    <w:rsid w:val="00CF10DE"/>
    <w:rsid w:val="00CF22A8"/>
    <w:rsid w:val="00CF254F"/>
    <w:rsid w:val="00CF336D"/>
    <w:rsid w:val="00CF3489"/>
    <w:rsid w:val="00CF3F3D"/>
    <w:rsid w:val="00CF6CF0"/>
    <w:rsid w:val="00CF789A"/>
    <w:rsid w:val="00D0076D"/>
    <w:rsid w:val="00D05F3F"/>
    <w:rsid w:val="00D068A4"/>
    <w:rsid w:val="00D079F1"/>
    <w:rsid w:val="00D1279C"/>
    <w:rsid w:val="00D12827"/>
    <w:rsid w:val="00D13333"/>
    <w:rsid w:val="00D14682"/>
    <w:rsid w:val="00D1540E"/>
    <w:rsid w:val="00D15A3E"/>
    <w:rsid w:val="00D15E1D"/>
    <w:rsid w:val="00D17072"/>
    <w:rsid w:val="00D1745B"/>
    <w:rsid w:val="00D176BE"/>
    <w:rsid w:val="00D17E57"/>
    <w:rsid w:val="00D17ECD"/>
    <w:rsid w:val="00D210F8"/>
    <w:rsid w:val="00D21D1E"/>
    <w:rsid w:val="00D21F46"/>
    <w:rsid w:val="00D220E1"/>
    <w:rsid w:val="00D22990"/>
    <w:rsid w:val="00D2449C"/>
    <w:rsid w:val="00D264A1"/>
    <w:rsid w:val="00D31562"/>
    <w:rsid w:val="00D336B0"/>
    <w:rsid w:val="00D34714"/>
    <w:rsid w:val="00D35BC0"/>
    <w:rsid w:val="00D363AC"/>
    <w:rsid w:val="00D36A73"/>
    <w:rsid w:val="00D40AB5"/>
    <w:rsid w:val="00D4134E"/>
    <w:rsid w:val="00D41F18"/>
    <w:rsid w:val="00D47512"/>
    <w:rsid w:val="00D47B04"/>
    <w:rsid w:val="00D47B38"/>
    <w:rsid w:val="00D50391"/>
    <w:rsid w:val="00D51057"/>
    <w:rsid w:val="00D51BA8"/>
    <w:rsid w:val="00D52C07"/>
    <w:rsid w:val="00D5316C"/>
    <w:rsid w:val="00D54D96"/>
    <w:rsid w:val="00D55005"/>
    <w:rsid w:val="00D55281"/>
    <w:rsid w:val="00D55D26"/>
    <w:rsid w:val="00D56DBB"/>
    <w:rsid w:val="00D57190"/>
    <w:rsid w:val="00D60958"/>
    <w:rsid w:val="00D60C83"/>
    <w:rsid w:val="00D61052"/>
    <w:rsid w:val="00D61235"/>
    <w:rsid w:val="00D61A0E"/>
    <w:rsid w:val="00D62E79"/>
    <w:rsid w:val="00D638C8"/>
    <w:rsid w:val="00D64B77"/>
    <w:rsid w:val="00D66103"/>
    <w:rsid w:val="00D6622E"/>
    <w:rsid w:val="00D6755B"/>
    <w:rsid w:val="00D7010E"/>
    <w:rsid w:val="00D70D57"/>
    <w:rsid w:val="00D71477"/>
    <w:rsid w:val="00D72641"/>
    <w:rsid w:val="00D73AE7"/>
    <w:rsid w:val="00D73EE8"/>
    <w:rsid w:val="00D748D2"/>
    <w:rsid w:val="00D7490A"/>
    <w:rsid w:val="00D7651C"/>
    <w:rsid w:val="00D76784"/>
    <w:rsid w:val="00D81BE4"/>
    <w:rsid w:val="00D82F29"/>
    <w:rsid w:val="00D83468"/>
    <w:rsid w:val="00D83712"/>
    <w:rsid w:val="00D83C0F"/>
    <w:rsid w:val="00D8515B"/>
    <w:rsid w:val="00D8762E"/>
    <w:rsid w:val="00D90453"/>
    <w:rsid w:val="00D90B9F"/>
    <w:rsid w:val="00D941FC"/>
    <w:rsid w:val="00D9644B"/>
    <w:rsid w:val="00D9705F"/>
    <w:rsid w:val="00D972BB"/>
    <w:rsid w:val="00D9760F"/>
    <w:rsid w:val="00D97A78"/>
    <w:rsid w:val="00DA1386"/>
    <w:rsid w:val="00DA20D4"/>
    <w:rsid w:val="00DA3A5A"/>
    <w:rsid w:val="00DA5177"/>
    <w:rsid w:val="00DA53C2"/>
    <w:rsid w:val="00DA54EC"/>
    <w:rsid w:val="00DA54FD"/>
    <w:rsid w:val="00DA6739"/>
    <w:rsid w:val="00DA6B5E"/>
    <w:rsid w:val="00DA72DA"/>
    <w:rsid w:val="00DA72E3"/>
    <w:rsid w:val="00DA7A14"/>
    <w:rsid w:val="00DB1CBD"/>
    <w:rsid w:val="00DB1D89"/>
    <w:rsid w:val="00DB23D8"/>
    <w:rsid w:val="00DB364D"/>
    <w:rsid w:val="00DB4972"/>
    <w:rsid w:val="00DB4F9B"/>
    <w:rsid w:val="00DB63E3"/>
    <w:rsid w:val="00DC0572"/>
    <w:rsid w:val="00DC069C"/>
    <w:rsid w:val="00DC08E1"/>
    <w:rsid w:val="00DC1560"/>
    <w:rsid w:val="00DC26B8"/>
    <w:rsid w:val="00DC2B07"/>
    <w:rsid w:val="00DC2E99"/>
    <w:rsid w:val="00DC4A1E"/>
    <w:rsid w:val="00DC6B8B"/>
    <w:rsid w:val="00DD090B"/>
    <w:rsid w:val="00DD0A5F"/>
    <w:rsid w:val="00DD1B7C"/>
    <w:rsid w:val="00DD1CD1"/>
    <w:rsid w:val="00DD224F"/>
    <w:rsid w:val="00DD277F"/>
    <w:rsid w:val="00DD3519"/>
    <w:rsid w:val="00DD4E7C"/>
    <w:rsid w:val="00DD7316"/>
    <w:rsid w:val="00DE13AE"/>
    <w:rsid w:val="00DE1C41"/>
    <w:rsid w:val="00DE28A0"/>
    <w:rsid w:val="00DE2D6B"/>
    <w:rsid w:val="00DE3BD1"/>
    <w:rsid w:val="00DE5938"/>
    <w:rsid w:val="00DE5B19"/>
    <w:rsid w:val="00DF0276"/>
    <w:rsid w:val="00DF1151"/>
    <w:rsid w:val="00DF15BB"/>
    <w:rsid w:val="00DF19F8"/>
    <w:rsid w:val="00DF30BE"/>
    <w:rsid w:val="00DF348E"/>
    <w:rsid w:val="00DF4FD0"/>
    <w:rsid w:val="00DF691F"/>
    <w:rsid w:val="00E02585"/>
    <w:rsid w:val="00E0273A"/>
    <w:rsid w:val="00E02836"/>
    <w:rsid w:val="00E03E83"/>
    <w:rsid w:val="00E04C05"/>
    <w:rsid w:val="00E067D2"/>
    <w:rsid w:val="00E10EC1"/>
    <w:rsid w:val="00E113EB"/>
    <w:rsid w:val="00E12CD7"/>
    <w:rsid w:val="00E12FB6"/>
    <w:rsid w:val="00E13067"/>
    <w:rsid w:val="00E13AE3"/>
    <w:rsid w:val="00E13B28"/>
    <w:rsid w:val="00E1672C"/>
    <w:rsid w:val="00E16DFF"/>
    <w:rsid w:val="00E16E88"/>
    <w:rsid w:val="00E17BBA"/>
    <w:rsid w:val="00E21675"/>
    <w:rsid w:val="00E21EC1"/>
    <w:rsid w:val="00E22864"/>
    <w:rsid w:val="00E2326A"/>
    <w:rsid w:val="00E254AF"/>
    <w:rsid w:val="00E27C54"/>
    <w:rsid w:val="00E3128C"/>
    <w:rsid w:val="00E325C0"/>
    <w:rsid w:val="00E32ED1"/>
    <w:rsid w:val="00E32FC6"/>
    <w:rsid w:val="00E33533"/>
    <w:rsid w:val="00E35A20"/>
    <w:rsid w:val="00E35A34"/>
    <w:rsid w:val="00E35F89"/>
    <w:rsid w:val="00E37299"/>
    <w:rsid w:val="00E40CD0"/>
    <w:rsid w:val="00E40E47"/>
    <w:rsid w:val="00E418B5"/>
    <w:rsid w:val="00E42584"/>
    <w:rsid w:val="00E4442E"/>
    <w:rsid w:val="00E45636"/>
    <w:rsid w:val="00E457B3"/>
    <w:rsid w:val="00E473E2"/>
    <w:rsid w:val="00E47A87"/>
    <w:rsid w:val="00E503BF"/>
    <w:rsid w:val="00E51C37"/>
    <w:rsid w:val="00E52001"/>
    <w:rsid w:val="00E52679"/>
    <w:rsid w:val="00E531A1"/>
    <w:rsid w:val="00E534A2"/>
    <w:rsid w:val="00E53800"/>
    <w:rsid w:val="00E53886"/>
    <w:rsid w:val="00E554E7"/>
    <w:rsid w:val="00E56140"/>
    <w:rsid w:val="00E607BC"/>
    <w:rsid w:val="00E638B4"/>
    <w:rsid w:val="00E63BFD"/>
    <w:rsid w:val="00E63E02"/>
    <w:rsid w:val="00E64432"/>
    <w:rsid w:val="00E650A6"/>
    <w:rsid w:val="00E652EF"/>
    <w:rsid w:val="00E65496"/>
    <w:rsid w:val="00E65D53"/>
    <w:rsid w:val="00E65D6B"/>
    <w:rsid w:val="00E6601F"/>
    <w:rsid w:val="00E67C8E"/>
    <w:rsid w:val="00E70A13"/>
    <w:rsid w:val="00E72067"/>
    <w:rsid w:val="00E731DA"/>
    <w:rsid w:val="00E763A4"/>
    <w:rsid w:val="00E765D9"/>
    <w:rsid w:val="00E80596"/>
    <w:rsid w:val="00E82A1F"/>
    <w:rsid w:val="00E83FC4"/>
    <w:rsid w:val="00E85A6A"/>
    <w:rsid w:val="00E8631F"/>
    <w:rsid w:val="00E8663A"/>
    <w:rsid w:val="00E9154A"/>
    <w:rsid w:val="00E917A7"/>
    <w:rsid w:val="00E91B3D"/>
    <w:rsid w:val="00E92957"/>
    <w:rsid w:val="00E9345F"/>
    <w:rsid w:val="00E94A34"/>
    <w:rsid w:val="00E970C4"/>
    <w:rsid w:val="00E974D5"/>
    <w:rsid w:val="00EA00B1"/>
    <w:rsid w:val="00EA0609"/>
    <w:rsid w:val="00EA1D31"/>
    <w:rsid w:val="00EA48D4"/>
    <w:rsid w:val="00EA62B0"/>
    <w:rsid w:val="00EA63A8"/>
    <w:rsid w:val="00EA6B1D"/>
    <w:rsid w:val="00EB0ED6"/>
    <w:rsid w:val="00EB1647"/>
    <w:rsid w:val="00EB2C6A"/>
    <w:rsid w:val="00EB4799"/>
    <w:rsid w:val="00EB48BA"/>
    <w:rsid w:val="00EB4A9B"/>
    <w:rsid w:val="00EB5076"/>
    <w:rsid w:val="00EB57BC"/>
    <w:rsid w:val="00EC050E"/>
    <w:rsid w:val="00EC06EA"/>
    <w:rsid w:val="00EC0A7A"/>
    <w:rsid w:val="00EC1E1F"/>
    <w:rsid w:val="00EC215B"/>
    <w:rsid w:val="00EC221A"/>
    <w:rsid w:val="00EC33DF"/>
    <w:rsid w:val="00EC48AE"/>
    <w:rsid w:val="00EC61E4"/>
    <w:rsid w:val="00EC78BE"/>
    <w:rsid w:val="00EC7FB0"/>
    <w:rsid w:val="00ED2EF4"/>
    <w:rsid w:val="00ED52EB"/>
    <w:rsid w:val="00ED6962"/>
    <w:rsid w:val="00ED6A07"/>
    <w:rsid w:val="00ED6A66"/>
    <w:rsid w:val="00EE1508"/>
    <w:rsid w:val="00EE207D"/>
    <w:rsid w:val="00EE3065"/>
    <w:rsid w:val="00EE75DA"/>
    <w:rsid w:val="00EE7C94"/>
    <w:rsid w:val="00EF021C"/>
    <w:rsid w:val="00EF07DA"/>
    <w:rsid w:val="00EF1457"/>
    <w:rsid w:val="00EF172B"/>
    <w:rsid w:val="00EF1E76"/>
    <w:rsid w:val="00EF2535"/>
    <w:rsid w:val="00EF5173"/>
    <w:rsid w:val="00EF5B67"/>
    <w:rsid w:val="00EF750E"/>
    <w:rsid w:val="00EF7FA8"/>
    <w:rsid w:val="00F0071D"/>
    <w:rsid w:val="00F02E03"/>
    <w:rsid w:val="00F03FED"/>
    <w:rsid w:val="00F05FAA"/>
    <w:rsid w:val="00F0616E"/>
    <w:rsid w:val="00F06A21"/>
    <w:rsid w:val="00F10D5D"/>
    <w:rsid w:val="00F1100C"/>
    <w:rsid w:val="00F1157B"/>
    <w:rsid w:val="00F11DB3"/>
    <w:rsid w:val="00F11E3B"/>
    <w:rsid w:val="00F128A2"/>
    <w:rsid w:val="00F14683"/>
    <w:rsid w:val="00F159FD"/>
    <w:rsid w:val="00F16068"/>
    <w:rsid w:val="00F16464"/>
    <w:rsid w:val="00F16582"/>
    <w:rsid w:val="00F17246"/>
    <w:rsid w:val="00F211A2"/>
    <w:rsid w:val="00F21666"/>
    <w:rsid w:val="00F22D4A"/>
    <w:rsid w:val="00F22F99"/>
    <w:rsid w:val="00F2376A"/>
    <w:rsid w:val="00F247B0"/>
    <w:rsid w:val="00F2626C"/>
    <w:rsid w:val="00F26587"/>
    <w:rsid w:val="00F2754C"/>
    <w:rsid w:val="00F27999"/>
    <w:rsid w:val="00F306D1"/>
    <w:rsid w:val="00F33B79"/>
    <w:rsid w:val="00F34E11"/>
    <w:rsid w:val="00F34EEC"/>
    <w:rsid w:val="00F35596"/>
    <w:rsid w:val="00F37967"/>
    <w:rsid w:val="00F37A3C"/>
    <w:rsid w:val="00F40F8F"/>
    <w:rsid w:val="00F41AD7"/>
    <w:rsid w:val="00F4224F"/>
    <w:rsid w:val="00F4535E"/>
    <w:rsid w:val="00F45C4C"/>
    <w:rsid w:val="00F4671F"/>
    <w:rsid w:val="00F51116"/>
    <w:rsid w:val="00F523C1"/>
    <w:rsid w:val="00F52A33"/>
    <w:rsid w:val="00F53B1F"/>
    <w:rsid w:val="00F55263"/>
    <w:rsid w:val="00F55718"/>
    <w:rsid w:val="00F557B5"/>
    <w:rsid w:val="00F604EB"/>
    <w:rsid w:val="00F60599"/>
    <w:rsid w:val="00F6165A"/>
    <w:rsid w:val="00F61EB7"/>
    <w:rsid w:val="00F634E7"/>
    <w:rsid w:val="00F63CD9"/>
    <w:rsid w:val="00F64733"/>
    <w:rsid w:val="00F66995"/>
    <w:rsid w:val="00F72509"/>
    <w:rsid w:val="00F728E3"/>
    <w:rsid w:val="00F72C2C"/>
    <w:rsid w:val="00F737D0"/>
    <w:rsid w:val="00F74106"/>
    <w:rsid w:val="00F75B7A"/>
    <w:rsid w:val="00F77FAD"/>
    <w:rsid w:val="00F801BF"/>
    <w:rsid w:val="00F806A6"/>
    <w:rsid w:val="00F830F3"/>
    <w:rsid w:val="00F8315D"/>
    <w:rsid w:val="00F83463"/>
    <w:rsid w:val="00F83EF4"/>
    <w:rsid w:val="00F84CEC"/>
    <w:rsid w:val="00F84DA9"/>
    <w:rsid w:val="00F86BF9"/>
    <w:rsid w:val="00F86F5C"/>
    <w:rsid w:val="00F86FA8"/>
    <w:rsid w:val="00F87339"/>
    <w:rsid w:val="00F90599"/>
    <w:rsid w:val="00F91BBE"/>
    <w:rsid w:val="00F93D43"/>
    <w:rsid w:val="00F950AE"/>
    <w:rsid w:val="00F951D5"/>
    <w:rsid w:val="00F951FF"/>
    <w:rsid w:val="00F97454"/>
    <w:rsid w:val="00F97FB8"/>
    <w:rsid w:val="00FA12B2"/>
    <w:rsid w:val="00FA26B5"/>
    <w:rsid w:val="00FA2713"/>
    <w:rsid w:val="00FA486D"/>
    <w:rsid w:val="00FA5967"/>
    <w:rsid w:val="00FA6B66"/>
    <w:rsid w:val="00FA6CED"/>
    <w:rsid w:val="00FA6E30"/>
    <w:rsid w:val="00FA7EAD"/>
    <w:rsid w:val="00FB0576"/>
    <w:rsid w:val="00FB0E77"/>
    <w:rsid w:val="00FB1A0A"/>
    <w:rsid w:val="00FB3A3B"/>
    <w:rsid w:val="00FB4478"/>
    <w:rsid w:val="00FB54DC"/>
    <w:rsid w:val="00FB562C"/>
    <w:rsid w:val="00FB5B3D"/>
    <w:rsid w:val="00FB5E08"/>
    <w:rsid w:val="00FB70CE"/>
    <w:rsid w:val="00FB7E27"/>
    <w:rsid w:val="00FC03D2"/>
    <w:rsid w:val="00FC0BC4"/>
    <w:rsid w:val="00FC1B08"/>
    <w:rsid w:val="00FC2FDF"/>
    <w:rsid w:val="00FC325D"/>
    <w:rsid w:val="00FC4699"/>
    <w:rsid w:val="00FC51D1"/>
    <w:rsid w:val="00FC5928"/>
    <w:rsid w:val="00FC5EB3"/>
    <w:rsid w:val="00FC662C"/>
    <w:rsid w:val="00FC6DF3"/>
    <w:rsid w:val="00FC7473"/>
    <w:rsid w:val="00FC7D35"/>
    <w:rsid w:val="00FC7DC7"/>
    <w:rsid w:val="00FC7F92"/>
    <w:rsid w:val="00FD378D"/>
    <w:rsid w:val="00FD48F8"/>
    <w:rsid w:val="00FD4904"/>
    <w:rsid w:val="00FD4F49"/>
    <w:rsid w:val="00FD5B65"/>
    <w:rsid w:val="00FD5C47"/>
    <w:rsid w:val="00FD5C51"/>
    <w:rsid w:val="00FD6098"/>
    <w:rsid w:val="00FD6AF5"/>
    <w:rsid w:val="00FD7187"/>
    <w:rsid w:val="00FE0120"/>
    <w:rsid w:val="00FE0D71"/>
    <w:rsid w:val="00FE0D97"/>
    <w:rsid w:val="00FE1A14"/>
    <w:rsid w:val="00FE2245"/>
    <w:rsid w:val="00FE2CF4"/>
    <w:rsid w:val="00FE2FCC"/>
    <w:rsid w:val="00FE6058"/>
    <w:rsid w:val="00FE62D8"/>
    <w:rsid w:val="00FE6A15"/>
    <w:rsid w:val="00FE6A68"/>
    <w:rsid w:val="00FE6EB3"/>
    <w:rsid w:val="00FE7664"/>
    <w:rsid w:val="00FE7A91"/>
    <w:rsid w:val="00FE7DD4"/>
    <w:rsid w:val="00FF0C0A"/>
    <w:rsid w:val="00FF0C11"/>
    <w:rsid w:val="00FF1753"/>
    <w:rsid w:val="00FF2E89"/>
    <w:rsid w:val="00FF3788"/>
    <w:rsid w:val="00FF3DF3"/>
    <w:rsid w:val="00FF4764"/>
    <w:rsid w:val="00FF492B"/>
    <w:rsid w:val="00FF5E07"/>
    <w:rsid w:val="00FF6147"/>
    <w:rsid w:val="00FF6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F91471"/>
  <w15:docId w15:val="{9C201D91-7D68-48AF-BF06-58602E587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7F4F27"/>
    <w:pPr>
      <w:spacing w:line="360" w:lineRule="exact"/>
      <w:ind w:firstLine="720"/>
      <w:contextualSpacing/>
      <w:jc w:val="both"/>
    </w:pPr>
    <w:rPr>
      <w:rFonts w:ascii="Times New Roman" w:eastAsiaTheme="minorHAnsi" w:hAnsi="Times New Roman" w:cstheme="minorBidi"/>
      <w:sz w:val="28"/>
      <w:lang w:val="ru-RU"/>
    </w:rPr>
  </w:style>
  <w:style w:type="paragraph" w:styleId="1">
    <w:name w:val="heading 1"/>
    <w:basedOn w:val="a2"/>
    <w:next w:val="a2"/>
    <w:link w:val="10"/>
    <w:uiPriority w:val="9"/>
    <w:qFormat/>
    <w:rsid w:val="002B4FFA"/>
    <w:pPr>
      <w:keepNext/>
      <w:keepLines/>
      <w:spacing w:before="480" w:after="240"/>
      <w:outlineLvl w:val="0"/>
    </w:pPr>
    <w:rPr>
      <w:rFonts w:eastAsiaTheme="majorEastAsia" w:cstheme="majorBidi"/>
      <w:sz w:val="40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2B4FFA"/>
    <w:pPr>
      <w:keepNext/>
      <w:keepLines/>
      <w:spacing w:before="600" w:after="100" w:afterAutospacing="1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3">
    <w:name w:val="heading 3"/>
    <w:basedOn w:val="a2"/>
    <w:link w:val="30"/>
    <w:uiPriority w:val="9"/>
    <w:qFormat/>
    <w:rsid w:val="002B4FFA"/>
    <w:pPr>
      <w:spacing w:before="100" w:beforeAutospacing="1" w:after="100" w:afterAutospacing="1" w:line="240" w:lineRule="auto"/>
      <w:ind w:firstLine="0"/>
      <w:jc w:val="left"/>
      <w:outlineLvl w:val="2"/>
    </w:pPr>
    <w:rPr>
      <w:rFonts w:eastAsia="Times New Roman" w:cs="Times New Roman"/>
      <w:b/>
      <w:bCs/>
      <w:szCs w:val="27"/>
      <w:lang w:eastAsia="ru-RU"/>
    </w:rPr>
  </w:style>
  <w:style w:type="paragraph" w:styleId="4">
    <w:name w:val="heading 4"/>
    <w:basedOn w:val="a2"/>
    <w:next w:val="a2"/>
    <w:link w:val="40"/>
    <w:uiPriority w:val="9"/>
    <w:unhideWhenUsed/>
    <w:qFormat/>
    <w:rsid w:val="002B4FF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2"/>
    <w:next w:val="a2"/>
    <w:link w:val="50"/>
    <w:uiPriority w:val="9"/>
    <w:unhideWhenUsed/>
    <w:qFormat/>
    <w:rsid w:val="00B5417D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2"/>
    <w:next w:val="a2"/>
    <w:link w:val="60"/>
    <w:uiPriority w:val="9"/>
    <w:unhideWhenUsed/>
    <w:qFormat/>
    <w:rsid w:val="00B5417D"/>
    <w:pPr>
      <w:numPr>
        <w:ilvl w:val="5"/>
        <w:numId w:val="3"/>
      </w:numPr>
      <w:spacing w:before="240" w:after="60"/>
      <w:outlineLvl w:val="5"/>
    </w:pPr>
    <w:rPr>
      <w:b/>
      <w:bCs/>
      <w:sz w:val="22"/>
    </w:rPr>
  </w:style>
  <w:style w:type="paragraph" w:styleId="7">
    <w:name w:val="heading 7"/>
    <w:basedOn w:val="a2"/>
    <w:next w:val="a2"/>
    <w:link w:val="70"/>
    <w:uiPriority w:val="9"/>
    <w:unhideWhenUsed/>
    <w:qFormat/>
    <w:rsid w:val="00B5417D"/>
    <w:pPr>
      <w:numPr>
        <w:ilvl w:val="6"/>
        <w:numId w:val="3"/>
      </w:numPr>
      <w:spacing w:before="240" w:after="60"/>
      <w:outlineLvl w:val="6"/>
    </w:pPr>
  </w:style>
  <w:style w:type="paragraph" w:styleId="8">
    <w:name w:val="heading 8"/>
    <w:basedOn w:val="a2"/>
    <w:next w:val="a2"/>
    <w:link w:val="80"/>
    <w:uiPriority w:val="9"/>
    <w:unhideWhenUsed/>
    <w:qFormat/>
    <w:rsid w:val="002822B0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9">
    <w:name w:val="heading 9"/>
    <w:basedOn w:val="a2"/>
    <w:next w:val="a2"/>
    <w:link w:val="90"/>
    <w:uiPriority w:val="9"/>
    <w:unhideWhenUsed/>
    <w:qFormat/>
    <w:rsid w:val="002822B0"/>
    <w:pPr>
      <w:numPr>
        <w:ilvl w:val="8"/>
        <w:numId w:val="3"/>
      </w:numPr>
      <w:spacing w:before="240" w:after="60"/>
      <w:outlineLvl w:val="8"/>
    </w:pPr>
    <w:rPr>
      <w:rFonts w:asciiTheme="majorHAnsi" w:eastAsiaTheme="majorEastAsia" w:hAnsiTheme="majorHAnsi"/>
      <w:sz w:val="22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2B4FFA"/>
    <w:rPr>
      <w:rFonts w:ascii="Times New Roman" w:eastAsiaTheme="majorEastAsia" w:hAnsi="Times New Roman" w:cstheme="majorBidi"/>
      <w:sz w:val="40"/>
      <w:szCs w:val="32"/>
      <w:lang w:val="ru-RU"/>
    </w:rPr>
  </w:style>
  <w:style w:type="character" w:customStyle="1" w:styleId="20">
    <w:name w:val="Заголовок 2 Знак"/>
    <w:basedOn w:val="a3"/>
    <w:link w:val="2"/>
    <w:uiPriority w:val="9"/>
    <w:rsid w:val="002B4FFA"/>
    <w:rPr>
      <w:rFonts w:ascii="Times New Roman" w:eastAsiaTheme="majorEastAsia" w:hAnsi="Times New Roman" w:cstheme="majorBidi"/>
      <w:b/>
      <w:color w:val="000000" w:themeColor="text1"/>
      <w:sz w:val="32"/>
      <w:szCs w:val="26"/>
      <w:lang w:val="ru-RU"/>
    </w:rPr>
  </w:style>
  <w:style w:type="character" w:customStyle="1" w:styleId="30">
    <w:name w:val="Заголовок 3 Знак"/>
    <w:basedOn w:val="a3"/>
    <w:link w:val="3"/>
    <w:uiPriority w:val="9"/>
    <w:rsid w:val="002B4FFA"/>
    <w:rPr>
      <w:rFonts w:ascii="Times New Roman" w:eastAsia="Times New Roman" w:hAnsi="Times New Roman"/>
      <w:b/>
      <w:bCs/>
      <w:sz w:val="28"/>
      <w:szCs w:val="27"/>
      <w:lang w:val="ru-RU" w:eastAsia="ru-RU"/>
    </w:rPr>
  </w:style>
  <w:style w:type="character" w:customStyle="1" w:styleId="40">
    <w:name w:val="Заголовок 4 Знак"/>
    <w:basedOn w:val="a3"/>
    <w:link w:val="4"/>
    <w:uiPriority w:val="9"/>
    <w:rsid w:val="002B4FFA"/>
    <w:rPr>
      <w:rFonts w:asciiTheme="majorHAnsi" w:eastAsiaTheme="majorEastAsia" w:hAnsiTheme="majorHAnsi" w:cstheme="majorBidi"/>
      <w:i/>
      <w:iCs/>
      <w:color w:val="365F91" w:themeColor="accent1" w:themeShade="BF"/>
      <w:sz w:val="28"/>
      <w:lang w:val="ru-RU"/>
    </w:rPr>
  </w:style>
  <w:style w:type="character" w:customStyle="1" w:styleId="50">
    <w:name w:val="Заголовок 5 Знак"/>
    <w:basedOn w:val="a3"/>
    <w:link w:val="5"/>
    <w:uiPriority w:val="9"/>
    <w:rsid w:val="00B5417D"/>
    <w:rPr>
      <w:rFonts w:ascii="Times New Roman" w:eastAsiaTheme="minorHAnsi" w:hAnsi="Times New Roman" w:cstheme="minorBidi"/>
      <w:b/>
      <w:bCs/>
      <w:i/>
      <w:iCs/>
      <w:sz w:val="26"/>
      <w:szCs w:val="26"/>
      <w:lang w:val="ru-RU"/>
    </w:rPr>
  </w:style>
  <w:style w:type="character" w:customStyle="1" w:styleId="60">
    <w:name w:val="Заголовок 6 Знак"/>
    <w:basedOn w:val="a3"/>
    <w:link w:val="6"/>
    <w:uiPriority w:val="9"/>
    <w:rsid w:val="00B5417D"/>
    <w:rPr>
      <w:rFonts w:ascii="Times New Roman" w:eastAsiaTheme="minorHAnsi" w:hAnsi="Times New Roman" w:cstheme="minorBidi"/>
      <w:b/>
      <w:bCs/>
      <w:lang w:val="ru-RU"/>
    </w:rPr>
  </w:style>
  <w:style w:type="character" w:customStyle="1" w:styleId="70">
    <w:name w:val="Заголовок 7 Знак"/>
    <w:basedOn w:val="a3"/>
    <w:link w:val="7"/>
    <w:uiPriority w:val="9"/>
    <w:rsid w:val="00B5417D"/>
    <w:rPr>
      <w:rFonts w:ascii="Times New Roman" w:eastAsiaTheme="minorHAnsi" w:hAnsi="Times New Roman" w:cstheme="minorBidi"/>
      <w:sz w:val="28"/>
      <w:lang w:val="ru-RU"/>
    </w:rPr>
  </w:style>
  <w:style w:type="character" w:customStyle="1" w:styleId="80">
    <w:name w:val="Заголовок 8 Знак"/>
    <w:basedOn w:val="a3"/>
    <w:link w:val="8"/>
    <w:uiPriority w:val="9"/>
    <w:rsid w:val="002822B0"/>
    <w:rPr>
      <w:rFonts w:ascii="Times New Roman" w:eastAsiaTheme="minorHAnsi" w:hAnsi="Times New Roman" w:cstheme="minorBidi"/>
      <w:i/>
      <w:iCs/>
      <w:sz w:val="28"/>
      <w:lang w:val="ru-RU"/>
    </w:rPr>
  </w:style>
  <w:style w:type="character" w:customStyle="1" w:styleId="90">
    <w:name w:val="Заголовок 9 Знак"/>
    <w:basedOn w:val="a3"/>
    <w:link w:val="9"/>
    <w:uiPriority w:val="9"/>
    <w:rsid w:val="002822B0"/>
    <w:rPr>
      <w:rFonts w:asciiTheme="majorHAnsi" w:eastAsiaTheme="majorEastAsia" w:hAnsiTheme="majorHAnsi" w:cstheme="minorBidi"/>
      <w:lang w:val="ru-RU"/>
    </w:rPr>
  </w:style>
  <w:style w:type="paragraph" w:styleId="a6">
    <w:name w:val="Title"/>
    <w:basedOn w:val="a2"/>
    <w:next w:val="a2"/>
    <w:link w:val="a7"/>
    <w:uiPriority w:val="10"/>
    <w:qFormat/>
    <w:rsid w:val="002B4FFA"/>
    <w:pPr>
      <w:spacing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3"/>
    <w:link w:val="a6"/>
    <w:uiPriority w:val="10"/>
    <w:rsid w:val="002B4FFA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paragraph" w:styleId="a8">
    <w:name w:val="Subtitle"/>
    <w:basedOn w:val="a2"/>
    <w:next w:val="a2"/>
    <w:link w:val="a9"/>
    <w:uiPriority w:val="11"/>
    <w:qFormat/>
    <w:rsid w:val="00540AE1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9">
    <w:name w:val="Подзаголовок Знак"/>
    <w:basedOn w:val="a3"/>
    <w:link w:val="a8"/>
    <w:uiPriority w:val="11"/>
    <w:rsid w:val="00540AE1"/>
    <w:rPr>
      <w:rFonts w:asciiTheme="majorHAnsi" w:eastAsiaTheme="majorEastAsia" w:hAnsiTheme="majorHAnsi"/>
      <w:sz w:val="24"/>
      <w:szCs w:val="24"/>
    </w:rPr>
  </w:style>
  <w:style w:type="character" w:styleId="aa">
    <w:name w:val="Strong"/>
    <w:basedOn w:val="a3"/>
    <w:uiPriority w:val="22"/>
    <w:qFormat/>
    <w:rsid w:val="002B4FFA"/>
    <w:rPr>
      <w:b/>
      <w:bCs/>
    </w:rPr>
  </w:style>
  <w:style w:type="character" w:styleId="ab">
    <w:name w:val="Emphasis"/>
    <w:basedOn w:val="a3"/>
    <w:uiPriority w:val="20"/>
    <w:qFormat/>
    <w:rsid w:val="002B4FFA"/>
    <w:rPr>
      <w:i/>
      <w:iCs/>
    </w:rPr>
  </w:style>
  <w:style w:type="paragraph" w:styleId="ac">
    <w:name w:val="No Spacing"/>
    <w:link w:val="ad"/>
    <w:uiPriority w:val="1"/>
    <w:qFormat/>
    <w:rsid w:val="002B4FFA"/>
    <w:rPr>
      <w:rFonts w:cstheme="minorBidi"/>
      <w:lang w:val="ru-RU" w:eastAsia="ru-RU"/>
    </w:rPr>
  </w:style>
  <w:style w:type="paragraph" w:styleId="ae">
    <w:name w:val="List Paragraph"/>
    <w:basedOn w:val="a2"/>
    <w:link w:val="af"/>
    <w:uiPriority w:val="34"/>
    <w:qFormat/>
    <w:rsid w:val="002B4FFA"/>
    <w:pPr>
      <w:ind w:left="720"/>
    </w:pPr>
  </w:style>
  <w:style w:type="paragraph" w:styleId="22">
    <w:name w:val="Quote"/>
    <w:basedOn w:val="a2"/>
    <w:next w:val="a2"/>
    <w:link w:val="23"/>
    <w:uiPriority w:val="29"/>
    <w:qFormat/>
    <w:rsid w:val="00540AE1"/>
    <w:rPr>
      <w:i/>
    </w:rPr>
  </w:style>
  <w:style w:type="character" w:customStyle="1" w:styleId="23">
    <w:name w:val="Цитата 2 Знак"/>
    <w:basedOn w:val="a3"/>
    <w:link w:val="22"/>
    <w:uiPriority w:val="29"/>
    <w:rsid w:val="00540AE1"/>
    <w:rPr>
      <w:i/>
      <w:sz w:val="24"/>
      <w:szCs w:val="24"/>
    </w:rPr>
  </w:style>
  <w:style w:type="paragraph" w:styleId="af0">
    <w:name w:val="Intense Quote"/>
    <w:basedOn w:val="a2"/>
    <w:next w:val="a2"/>
    <w:link w:val="af1"/>
    <w:uiPriority w:val="30"/>
    <w:qFormat/>
    <w:rsid w:val="00540AE1"/>
    <w:pPr>
      <w:ind w:left="720" w:right="720"/>
    </w:pPr>
    <w:rPr>
      <w:b/>
      <w:i/>
    </w:rPr>
  </w:style>
  <w:style w:type="character" w:customStyle="1" w:styleId="af1">
    <w:name w:val="Выделенная цитата Знак"/>
    <w:basedOn w:val="a3"/>
    <w:link w:val="af0"/>
    <w:uiPriority w:val="30"/>
    <w:rsid w:val="00540AE1"/>
    <w:rPr>
      <w:b/>
      <w:i/>
      <w:sz w:val="24"/>
    </w:rPr>
  </w:style>
  <w:style w:type="character" w:styleId="af2">
    <w:name w:val="Subtle Emphasis"/>
    <w:uiPriority w:val="19"/>
    <w:qFormat/>
    <w:rsid w:val="00540AE1"/>
    <w:rPr>
      <w:i/>
      <w:color w:val="5A5A5A" w:themeColor="text1" w:themeTint="A5"/>
    </w:rPr>
  </w:style>
  <w:style w:type="character" w:styleId="af3">
    <w:name w:val="Intense Emphasis"/>
    <w:basedOn w:val="a3"/>
    <w:uiPriority w:val="21"/>
    <w:qFormat/>
    <w:rsid w:val="00540AE1"/>
    <w:rPr>
      <w:b/>
      <w:i/>
      <w:sz w:val="24"/>
      <w:szCs w:val="24"/>
      <w:u w:val="single"/>
    </w:rPr>
  </w:style>
  <w:style w:type="character" w:styleId="af4">
    <w:name w:val="Subtle Reference"/>
    <w:basedOn w:val="a3"/>
    <w:uiPriority w:val="31"/>
    <w:qFormat/>
    <w:rsid w:val="00540AE1"/>
    <w:rPr>
      <w:sz w:val="24"/>
      <w:szCs w:val="24"/>
      <w:u w:val="single"/>
    </w:rPr>
  </w:style>
  <w:style w:type="character" w:styleId="af5">
    <w:name w:val="Intense Reference"/>
    <w:basedOn w:val="a3"/>
    <w:uiPriority w:val="32"/>
    <w:qFormat/>
    <w:rsid w:val="00540AE1"/>
    <w:rPr>
      <w:b/>
      <w:sz w:val="24"/>
      <w:u w:val="single"/>
    </w:rPr>
  </w:style>
  <w:style w:type="character" w:styleId="af6">
    <w:name w:val="Book Title"/>
    <w:basedOn w:val="a3"/>
    <w:uiPriority w:val="33"/>
    <w:qFormat/>
    <w:rsid w:val="00540AE1"/>
    <w:rPr>
      <w:rFonts w:asciiTheme="majorHAnsi" w:eastAsiaTheme="majorEastAsia" w:hAnsiTheme="majorHAnsi"/>
      <w:b/>
      <w:i/>
      <w:sz w:val="24"/>
      <w:szCs w:val="24"/>
    </w:rPr>
  </w:style>
  <w:style w:type="paragraph" w:styleId="af7">
    <w:name w:val="TOC Heading"/>
    <w:basedOn w:val="1"/>
    <w:next w:val="a2"/>
    <w:uiPriority w:val="39"/>
    <w:unhideWhenUsed/>
    <w:qFormat/>
    <w:rsid w:val="002B4FFA"/>
    <w:pPr>
      <w:spacing w:before="240" w:after="0" w:line="259" w:lineRule="auto"/>
      <w:ind w:firstLine="0"/>
      <w:jc w:val="left"/>
      <w:outlineLvl w:val="9"/>
    </w:pPr>
    <w:rPr>
      <w:rFonts w:asciiTheme="majorHAnsi" w:hAnsiTheme="majorHAnsi"/>
      <w:color w:val="365F91" w:themeColor="accent1" w:themeShade="BF"/>
      <w:sz w:val="32"/>
      <w:lang w:eastAsia="ru-RU"/>
    </w:rPr>
  </w:style>
  <w:style w:type="paragraph" w:styleId="af8">
    <w:name w:val="header"/>
    <w:basedOn w:val="a2"/>
    <w:link w:val="af9"/>
    <w:uiPriority w:val="99"/>
    <w:unhideWhenUsed/>
    <w:rsid w:val="002B4FFA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Верхний колонтитул Знак"/>
    <w:basedOn w:val="a3"/>
    <w:link w:val="af8"/>
    <w:uiPriority w:val="99"/>
    <w:rsid w:val="002B4FFA"/>
    <w:rPr>
      <w:rFonts w:ascii="Times New Roman" w:eastAsiaTheme="minorHAnsi" w:hAnsi="Times New Roman" w:cstheme="minorBidi"/>
      <w:sz w:val="28"/>
      <w:lang w:val="ru-RU"/>
    </w:rPr>
  </w:style>
  <w:style w:type="paragraph" w:styleId="afa">
    <w:name w:val="footer"/>
    <w:basedOn w:val="a2"/>
    <w:link w:val="afb"/>
    <w:uiPriority w:val="99"/>
    <w:unhideWhenUsed/>
    <w:rsid w:val="002B4FFA"/>
    <w:pPr>
      <w:tabs>
        <w:tab w:val="center" w:pos="4677"/>
        <w:tab w:val="right" w:pos="9355"/>
      </w:tabs>
      <w:spacing w:line="240" w:lineRule="auto"/>
    </w:pPr>
  </w:style>
  <w:style w:type="character" w:customStyle="1" w:styleId="afb">
    <w:name w:val="Нижний колонтитул Знак"/>
    <w:basedOn w:val="a3"/>
    <w:link w:val="afa"/>
    <w:uiPriority w:val="99"/>
    <w:rsid w:val="002B4FFA"/>
    <w:rPr>
      <w:rFonts w:ascii="Times New Roman" w:eastAsiaTheme="minorHAnsi" w:hAnsi="Times New Roman" w:cstheme="minorBidi"/>
      <w:sz w:val="28"/>
      <w:lang w:val="ru-RU"/>
    </w:rPr>
  </w:style>
  <w:style w:type="table" w:styleId="afc">
    <w:name w:val="Table Grid"/>
    <w:basedOn w:val="a4"/>
    <w:uiPriority w:val="39"/>
    <w:rsid w:val="002B4FFA"/>
    <w:rPr>
      <w:rFonts w:eastAsiaTheme="minorHAnsi" w:cstheme="minorBidi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Balloon Text"/>
    <w:basedOn w:val="a2"/>
    <w:link w:val="afe"/>
    <w:uiPriority w:val="99"/>
    <w:semiHidden/>
    <w:unhideWhenUsed/>
    <w:rsid w:val="002B4FF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e">
    <w:name w:val="Текст выноски Знак"/>
    <w:basedOn w:val="a3"/>
    <w:link w:val="afd"/>
    <w:uiPriority w:val="99"/>
    <w:semiHidden/>
    <w:rsid w:val="002B4FFA"/>
    <w:rPr>
      <w:rFonts w:ascii="Segoe UI" w:eastAsiaTheme="minorHAnsi" w:hAnsi="Segoe UI" w:cs="Segoe UI"/>
      <w:sz w:val="18"/>
      <w:szCs w:val="18"/>
      <w:lang w:val="ru-RU"/>
    </w:rPr>
  </w:style>
  <w:style w:type="paragraph" w:styleId="12">
    <w:name w:val="toc 1"/>
    <w:basedOn w:val="a2"/>
    <w:next w:val="a2"/>
    <w:autoRedefine/>
    <w:uiPriority w:val="39"/>
    <w:unhideWhenUsed/>
    <w:rsid w:val="003F6A3A"/>
    <w:pPr>
      <w:tabs>
        <w:tab w:val="right" w:leader="dot" w:pos="9345"/>
      </w:tabs>
      <w:spacing w:after="100"/>
      <w:pPrChange w:id="0" w:author="Anton Log" w:date="2023-05-10T17:36:00Z">
        <w:pPr>
          <w:tabs>
            <w:tab w:val="right" w:leader="dot" w:pos="9345"/>
          </w:tabs>
          <w:spacing w:after="100" w:line="360" w:lineRule="exact"/>
          <w:ind w:firstLine="720"/>
          <w:contextualSpacing/>
          <w:jc w:val="both"/>
        </w:pPr>
      </w:pPrChange>
    </w:pPr>
    <w:rPr>
      <w:caps/>
      <w:noProof/>
      <w:rPrChange w:id="0" w:author="Anton Log" w:date="2023-05-10T17:36:00Z">
        <w:rPr>
          <w:rFonts w:eastAsiaTheme="minorHAnsi" w:cstheme="minorBidi"/>
          <w:caps/>
          <w:noProof/>
          <w:sz w:val="28"/>
          <w:szCs w:val="22"/>
          <w:lang w:val="ru-RU" w:eastAsia="en-US" w:bidi="ar-SA"/>
        </w:rPr>
      </w:rPrChange>
    </w:rPr>
  </w:style>
  <w:style w:type="paragraph" w:styleId="24">
    <w:name w:val="toc 2"/>
    <w:basedOn w:val="a2"/>
    <w:next w:val="a2"/>
    <w:autoRedefine/>
    <w:uiPriority w:val="39"/>
    <w:unhideWhenUsed/>
    <w:rsid w:val="008F56C0"/>
    <w:pPr>
      <w:tabs>
        <w:tab w:val="left" w:pos="1680"/>
        <w:tab w:val="right" w:leader="dot" w:pos="9962"/>
      </w:tabs>
      <w:spacing w:after="100"/>
      <w:ind w:left="280"/>
      <w:pPrChange w:id="1" w:author="Anton Log" w:date="2023-05-10T17:34:00Z">
        <w:pPr>
          <w:spacing w:after="100" w:line="360" w:lineRule="exact"/>
          <w:ind w:left="280" w:firstLine="720"/>
          <w:contextualSpacing/>
          <w:jc w:val="both"/>
        </w:pPr>
      </w:pPrChange>
    </w:pPr>
    <w:rPr>
      <w:rPrChange w:id="1" w:author="Anton Log" w:date="2023-05-10T17:34:00Z">
        <w:rPr>
          <w:rFonts w:eastAsiaTheme="minorHAnsi" w:cstheme="minorBidi"/>
          <w:sz w:val="28"/>
          <w:szCs w:val="22"/>
          <w:lang w:val="ru-RU" w:eastAsia="en-US" w:bidi="ar-SA"/>
        </w:rPr>
      </w:rPrChange>
    </w:rPr>
  </w:style>
  <w:style w:type="paragraph" w:styleId="31">
    <w:name w:val="toc 3"/>
    <w:basedOn w:val="a2"/>
    <w:next w:val="a2"/>
    <w:autoRedefine/>
    <w:uiPriority w:val="39"/>
    <w:unhideWhenUsed/>
    <w:rsid w:val="002B4FFA"/>
    <w:pPr>
      <w:spacing w:after="100"/>
      <w:ind w:left="560"/>
    </w:pPr>
  </w:style>
  <w:style w:type="paragraph" w:styleId="41">
    <w:name w:val="toc 4"/>
    <w:basedOn w:val="a2"/>
    <w:next w:val="a2"/>
    <w:autoRedefine/>
    <w:uiPriority w:val="39"/>
    <w:unhideWhenUsed/>
    <w:rsid w:val="00B82CCC"/>
    <w:pPr>
      <w:ind w:left="840"/>
      <w:jc w:val="left"/>
    </w:pPr>
    <w:rPr>
      <w:rFonts w:cstheme="minorHAnsi"/>
      <w:sz w:val="18"/>
      <w:szCs w:val="18"/>
    </w:rPr>
  </w:style>
  <w:style w:type="paragraph" w:styleId="51">
    <w:name w:val="toc 5"/>
    <w:basedOn w:val="a2"/>
    <w:next w:val="a2"/>
    <w:autoRedefine/>
    <w:uiPriority w:val="39"/>
    <w:unhideWhenUsed/>
    <w:rsid w:val="00B82CCC"/>
    <w:pPr>
      <w:ind w:left="1120"/>
      <w:jc w:val="left"/>
    </w:pPr>
    <w:rPr>
      <w:rFonts w:cstheme="minorHAnsi"/>
      <w:sz w:val="18"/>
      <w:szCs w:val="18"/>
    </w:rPr>
  </w:style>
  <w:style w:type="paragraph" w:styleId="61">
    <w:name w:val="toc 6"/>
    <w:basedOn w:val="a2"/>
    <w:next w:val="a2"/>
    <w:autoRedefine/>
    <w:uiPriority w:val="39"/>
    <w:unhideWhenUsed/>
    <w:rsid w:val="00B82CCC"/>
    <w:pPr>
      <w:ind w:left="1400"/>
      <w:jc w:val="left"/>
    </w:pPr>
    <w:rPr>
      <w:rFonts w:cstheme="minorHAnsi"/>
      <w:sz w:val="18"/>
      <w:szCs w:val="18"/>
    </w:rPr>
  </w:style>
  <w:style w:type="paragraph" w:styleId="71">
    <w:name w:val="toc 7"/>
    <w:basedOn w:val="a2"/>
    <w:next w:val="a2"/>
    <w:autoRedefine/>
    <w:uiPriority w:val="39"/>
    <w:unhideWhenUsed/>
    <w:rsid w:val="00B82CCC"/>
    <w:pPr>
      <w:ind w:left="1680"/>
      <w:jc w:val="left"/>
    </w:pPr>
    <w:rPr>
      <w:rFonts w:cstheme="minorHAnsi"/>
      <w:sz w:val="18"/>
      <w:szCs w:val="18"/>
    </w:rPr>
  </w:style>
  <w:style w:type="paragraph" w:styleId="81">
    <w:name w:val="toc 8"/>
    <w:basedOn w:val="a2"/>
    <w:next w:val="a2"/>
    <w:autoRedefine/>
    <w:uiPriority w:val="39"/>
    <w:unhideWhenUsed/>
    <w:rsid w:val="00B82CCC"/>
    <w:pPr>
      <w:ind w:left="1960"/>
      <w:jc w:val="left"/>
    </w:pPr>
    <w:rPr>
      <w:rFonts w:cstheme="minorHAnsi"/>
      <w:sz w:val="18"/>
      <w:szCs w:val="18"/>
    </w:rPr>
  </w:style>
  <w:style w:type="paragraph" w:styleId="91">
    <w:name w:val="toc 9"/>
    <w:basedOn w:val="a2"/>
    <w:next w:val="a2"/>
    <w:autoRedefine/>
    <w:uiPriority w:val="39"/>
    <w:unhideWhenUsed/>
    <w:rsid w:val="00B82CCC"/>
    <w:pPr>
      <w:ind w:left="2240"/>
      <w:jc w:val="left"/>
    </w:pPr>
    <w:rPr>
      <w:rFonts w:cstheme="minorHAnsi"/>
      <w:sz w:val="18"/>
      <w:szCs w:val="18"/>
    </w:rPr>
  </w:style>
  <w:style w:type="character" w:styleId="aff">
    <w:name w:val="Hyperlink"/>
    <w:basedOn w:val="a3"/>
    <w:uiPriority w:val="99"/>
    <w:unhideWhenUsed/>
    <w:rsid w:val="002B4FFA"/>
    <w:rPr>
      <w:color w:val="0000FF"/>
      <w:u w:val="single"/>
    </w:rPr>
  </w:style>
  <w:style w:type="paragraph" w:customStyle="1" w:styleId="13">
    <w:name w:val="Заголовок 1 без номера"/>
    <w:basedOn w:val="1"/>
    <w:link w:val="14"/>
    <w:qFormat/>
    <w:rsid w:val="00464A97"/>
    <w:pPr>
      <w:ind w:firstLine="0"/>
    </w:pPr>
  </w:style>
  <w:style w:type="paragraph" w:customStyle="1" w:styleId="aff0">
    <w:name w:val="Список с номером"/>
    <w:basedOn w:val="ae"/>
    <w:link w:val="aff1"/>
    <w:qFormat/>
    <w:rsid w:val="001655FF"/>
    <w:pPr>
      <w:ind w:left="1134" w:hanging="567"/>
      <w:jc w:val="left"/>
    </w:pPr>
  </w:style>
  <w:style w:type="character" w:customStyle="1" w:styleId="14">
    <w:name w:val="Заголовок 1 без номера Знак"/>
    <w:basedOn w:val="10"/>
    <w:link w:val="13"/>
    <w:rsid w:val="00464A97"/>
    <w:rPr>
      <w:rFonts w:ascii="Times New Roman" w:eastAsiaTheme="majorEastAsia" w:hAnsi="Times New Roman" w:cstheme="majorBidi"/>
      <w:b w:val="0"/>
      <w:bCs w:val="0"/>
      <w:caps w:val="0"/>
      <w:kern w:val="32"/>
      <w:sz w:val="36"/>
      <w:szCs w:val="32"/>
      <w:lang w:val="ru-RU"/>
    </w:rPr>
  </w:style>
  <w:style w:type="paragraph" w:customStyle="1" w:styleId="a0">
    <w:name w:val="Список без номера"/>
    <w:basedOn w:val="aff0"/>
    <w:link w:val="aff2"/>
    <w:qFormat/>
    <w:rsid w:val="00FE6A15"/>
    <w:pPr>
      <w:numPr>
        <w:numId w:val="1"/>
      </w:numPr>
      <w:ind w:left="1134" w:hanging="567"/>
    </w:pPr>
  </w:style>
  <w:style w:type="character" w:customStyle="1" w:styleId="af">
    <w:name w:val="Абзац списка Знак"/>
    <w:basedOn w:val="a3"/>
    <w:link w:val="ae"/>
    <w:uiPriority w:val="34"/>
    <w:rsid w:val="00FE6A15"/>
    <w:rPr>
      <w:rFonts w:ascii="Times New Roman" w:eastAsiaTheme="minorHAnsi" w:hAnsi="Times New Roman" w:cstheme="minorBidi"/>
      <w:sz w:val="28"/>
      <w:lang w:val="ru-RU"/>
    </w:rPr>
  </w:style>
  <w:style w:type="character" w:customStyle="1" w:styleId="aff1">
    <w:name w:val="Список с номером Знак"/>
    <w:basedOn w:val="af"/>
    <w:link w:val="aff0"/>
    <w:rsid w:val="001655FF"/>
    <w:rPr>
      <w:rFonts w:ascii="Times New Roman" w:eastAsiaTheme="minorHAnsi" w:hAnsi="Times New Roman" w:cstheme="minorBidi"/>
      <w:sz w:val="28"/>
      <w:szCs w:val="24"/>
      <w:lang w:val="ru-RU"/>
    </w:rPr>
  </w:style>
  <w:style w:type="paragraph" w:customStyle="1" w:styleId="aff3">
    <w:name w:val="Приложение"/>
    <w:basedOn w:val="a2"/>
    <w:link w:val="aff4"/>
    <w:qFormat/>
    <w:rsid w:val="002B4FFA"/>
    <w:pPr>
      <w:spacing w:before="480"/>
      <w:jc w:val="right"/>
    </w:pPr>
    <w:rPr>
      <w:i/>
      <w:caps/>
      <w:color w:val="000000" w:themeColor="text1"/>
      <w:sz w:val="32"/>
      <w:szCs w:val="32"/>
    </w:rPr>
  </w:style>
  <w:style w:type="character" w:customStyle="1" w:styleId="aff2">
    <w:name w:val="Список без номера Знак"/>
    <w:basedOn w:val="aff1"/>
    <w:link w:val="a0"/>
    <w:rsid w:val="00FE6A15"/>
    <w:rPr>
      <w:rFonts w:ascii="Times New Roman" w:eastAsiaTheme="minorHAnsi" w:hAnsi="Times New Roman" w:cstheme="minorBidi"/>
      <w:sz w:val="28"/>
      <w:szCs w:val="24"/>
      <w:lang w:val="ru-RU"/>
    </w:rPr>
  </w:style>
  <w:style w:type="character" w:customStyle="1" w:styleId="aff4">
    <w:name w:val="Приложение Знак"/>
    <w:basedOn w:val="a3"/>
    <w:link w:val="aff3"/>
    <w:rsid w:val="002B4FFA"/>
    <w:rPr>
      <w:rFonts w:ascii="Times New Roman" w:eastAsiaTheme="minorHAnsi" w:hAnsi="Times New Roman" w:cstheme="minorBidi"/>
      <w:i/>
      <w:caps/>
      <w:color w:val="000000" w:themeColor="text1"/>
      <w:sz w:val="32"/>
      <w:szCs w:val="32"/>
      <w:lang w:val="ru-RU"/>
    </w:rPr>
  </w:style>
  <w:style w:type="paragraph" w:customStyle="1" w:styleId="a1">
    <w:name w:val="Заголовок приложения"/>
    <w:basedOn w:val="a2"/>
    <w:link w:val="aff5"/>
    <w:qFormat/>
    <w:rsid w:val="006E7C79"/>
    <w:pPr>
      <w:numPr>
        <w:numId w:val="2"/>
      </w:numPr>
      <w:tabs>
        <w:tab w:val="left" w:pos="2835"/>
      </w:tabs>
      <w:spacing w:after="720"/>
      <w:ind w:left="0" w:firstLine="6804"/>
      <w:jc w:val="center"/>
    </w:pPr>
    <w:rPr>
      <w:b/>
      <w:sz w:val="36"/>
      <w:szCs w:val="36"/>
    </w:rPr>
  </w:style>
  <w:style w:type="character" w:customStyle="1" w:styleId="aff5">
    <w:name w:val="Заголовок приложения Знак"/>
    <w:basedOn w:val="a3"/>
    <w:link w:val="a1"/>
    <w:rsid w:val="006E7C79"/>
    <w:rPr>
      <w:rFonts w:ascii="Times New Roman" w:eastAsiaTheme="minorHAnsi" w:hAnsi="Times New Roman" w:cstheme="minorBidi"/>
      <w:b/>
      <w:sz w:val="36"/>
      <w:szCs w:val="36"/>
      <w:lang w:val="ru-RU"/>
    </w:rPr>
  </w:style>
  <w:style w:type="paragraph" w:styleId="aff6">
    <w:name w:val="caption"/>
    <w:basedOn w:val="a2"/>
    <w:next w:val="a2"/>
    <w:uiPriority w:val="35"/>
    <w:unhideWhenUsed/>
    <w:rsid w:val="003613C6"/>
    <w:pPr>
      <w:spacing w:before="240" w:after="240" w:line="240" w:lineRule="auto"/>
      <w:jc w:val="center"/>
    </w:pPr>
    <w:rPr>
      <w:bCs/>
      <w:szCs w:val="18"/>
    </w:rPr>
  </w:style>
  <w:style w:type="paragraph" w:customStyle="1" w:styleId="aff7">
    <w:name w:val="Код"/>
    <w:basedOn w:val="HTML"/>
    <w:link w:val="aff8"/>
    <w:qFormat/>
    <w:rsid w:val="002B4FFA"/>
    <w:pPr>
      <w:spacing w:before="120" w:after="280"/>
    </w:pPr>
    <w:rPr>
      <w:sz w:val="24"/>
    </w:rPr>
  </w:style>
  <w:style w:type="character" w:customStyle="1" w:styleId="aff8">
    <w:name w:val="Код Знак"/>
    <w:basedOn w:val="HTML0"/>
    <w:link w:val="aff7"/>
    <w:rsid w:val="002B4FFA"/>
    <w:rPr>
      <w:rFonts w:ascii="Courier New" w:eastAsia="Times New Roman" w:hAnsi="Courier New" w:cs="Courier New"/>
      <w:sz w:val="24"/>
      <w:szCs w:val="20"/>
      <w:lang w:val="ru-RU" w:eastAsia="ru-RU"/>
    </w:rPr>
  </w:style>
  <w:style w:type="character" w:styleId="aff9">
    <w:name w:val="FollowedHyperlink"/>
    <w:basedOn w:val="a3"/>
    <w:uiPriority w:val="99"/>
    <w:semiHidden/>
    <w:unhideWhenUsed/>
    <w:rsid w:val="006A4725"/>
    <w:rPr>
      <w:color w:val="800080" w:themeColor="followedHyperlink"/>
      <w:u w:val="single"/>
    </w:rPr>
  </w:style>
  <w:style w:type="character" w:customStyle="1" w:styleId="UnresolvedMention1">
    <w:name w:val="Unresolved Mention1"/>
    <w:basedOn w:val="a3"/>
    <w:uiPriority w:val="99"/>
    <w:semiHidden/>
    <w:unhideWhenUsed/>
    <w:rsid w:val="002B4FFA"/>
    <w:rPr>
      <w:color w:val="605E5C"/>
      <w:shd w:val="clear" w:color="auto" w:fill="E1DFDD"/>
    </w:rPr>
  </w:style>
  <w:style w:type="paragraph" w:customStyle="1" w:styleId="11">
    <w:name w:val="1.1 Раздел"/>
    <w:basedOn w:val="1"/>
    <w:next w:val="a2"/>
    <w:link w:val="110"/>
    <w:autoRedefine/>
    <w:qFormat/>
    <w:rsid w:val="000772EE"/>
    <w:pPr>
      <w:numPr>
        <w:numId w:val="5"/>
      </w:numPr>
      <w:jc w:val="left"/>
      <w:outlineLvl w:val="1"/>
    </w:pPr>
    <w:rPr>
      <w:b/>
      <w:sz w:val="32"/>
    </w:rPr>
  </w:style>
  <w:style w:type="character" w:customStyle="1" w:styleId="110">
    <w:name w:val="1.1 Раздел Знак"/>
    <w:basedOn w:val="10"/>
    <w:link w:val="11"/>
    <w:rsid w:val="000772EE"/>
    <w:rPr>
      <w:rFonts w:ascii="Times New Roman" w:eastAsiaTheme="majorEastAsia" w:hAnsi="Times New Roman" w:cstheme="majorBidi"/>
      <w:b/>
      <w:sz w:val="32"/>
      <w:szCs w:val="32"/>
      <w:lang w:val="ru-RU"/>
    </w:rPr>
  </w:style>
  <w:style w:type="character" w:customStyle="1" w:styleId="comment">
    <w:name w:val="comment"/>
    <w:basedOn w:val="a3"/>
    <w:rsid w:val="002B4FFA"/>
  </w:style>
  <w:style w:type="paragraph" w:customStyle="1" w:styleId="msonormal0">
    <w:name w:val="msonormal"/>
    <w:basedOn w:val="a2"/>
    <w:rsid w:val="002B4FF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d">
    <w:name w:val="Без интервала Знак"/>
    <w:basedOn w:val="a3"/>
    <w:link w:val="ac"/>
    <w:uiPriority w:val="1"/>
    <w:rsid w:val="002B4FFA"/>
    <w:rPr>
      <w:rFonts w:cstheme="minorBidi"/>
      <w:lang w:val="ru-RU" w:eastAsia="ru-RU"/>
    </w:rPr>
  </w:style>
  <w:style w:type="paragraph" w:customStyle="1" w:styleId="affa">
    <w:name w:val="ЗаголовокКурсовойПроект"/>
    <w:basedOn w:val="a2"/>
    <w:link w:val="affb"/>
    <w:qFormat/>
    <w:rsid w:val="002B4FFA"/>
    <w:pPr>
      <w:keepNext/>
      <w:keepLines/>
      <w:tabs>
        <w:tab w:val="left" w:pos="2670"/>
      </w:tabs>
      <w:spacing w:before="240" w:after="360" w:line="360" w:lineRule="auto"/>
      <w:ind w:firstLine="0"/>
      <w:jc w:val="center"/>
      <w:outlineLvl w:val="0"/>
    </w:pPr>
    <w:rPr>
      <w:rFonts w:eastAsiaTheme="majorEastAsia" w:cs="Times New Roman"/>
      <w:b/>
      <w:caps/>
      <w:sz w:val="32"/>
      <w:szCs w:val="32"/>
    </w:rPr>
  </w:style>
  <w:style w:type="character" w:customStyle="1" w:styleId="affb">
    <w:name w:val="ЗаголовокКурсовойПроект Знак"/>
    <w:basedOn w:val="a3"/>
    <w:link w:val="affa"/>
    <w:rsid w:val="002B4FFA"/>
    <w:rPr>
      <w:rFonts w:ascii="Times New Roman" w:eastAsiaTheme="majorEastAsia" w:hAnsi="Times New Roman"/>
      <w:b/>
      <w:caps/>
      <w:sz w:val="32"/>
      <w:szCs w:val="32"/>
      <w:lang w:val="ru-RU"/>
    </w:rPr>
  </w:style>
  <w:style w:type="paragraph" w:customStyle="1" w:styleId="affc">
    <w:name w:val="Главный"/>
    <w:basedOn w:val="affa"/>
    <w:link w:val="affd"/>
    <w:qFormat/>
    <w:rsid w:val="002B4FFA"/>
    <w:pPr>
      <w:outlineLvl w:val="3"/>
    </w:pPr>
  </w:style>
  <w:style w:type="character" w:customStyle="1" w:styleId="affd">
    <w:name w:val="Главный Знак"/>
    <w:basedOn w:val="affb"/>
    <w:link w:val="affc"/>
    <w:rsid w:val="002B4FFA"/>
    <w:rPr>
      <w:rFonts w:ascii="Times New Roman" w:eastAsiaTheme="majorEastAsia" w:hAnsi="Times New Roman"/>
      <w:b/>
      <w:caps/>
      <w:sz w:val="32"/>
      <w:szCs w:val="32"/>
      <w:lang w:val="ru-RU"/>
    </w:rPr>
  </w:style>
  <w:style w:type="character" w:styleId="affe">
    <w:name w:val="Placeholder Text"/>
    <w:basedOn w:val="a3"/>
    <w:uiPriority w:val="99"/>
    <w:semiHidden/>
    <w:rsid w:val="002B4FFA"/>
    <w:rPr>
      <w:color w:val="808080"/>
    </w:rPr>
  </w:style>
  <w:style w:type="character" w:styleId="afff">
    <w:name w:val="annotation reference"/>
    <w:basedOn w:val="a3"/>
    <w:uiPriority w:val="99"/>
    <w:semiHidden/>
    <w:unhideWhenUsed/>
    <w:rsid w:val="002B4FFA"/>
    <w:rPr>
      <w:sz w:val="16"/>
      <w:szCs w:val="16"/>
    </w:rPr>
  </w:style>
  <w:style w:type="paragraph" w:styleId="HTML">
    <w:name w:val="HTML Preformatted"/>
    <w:basedOn w:val="a2"/>
    <w:link w:val="HTML0"/>
    <w:uiPriority w:val="99"/>
    <w:unhideWhenUsed/>
    <w:rsid w:val="002B4F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rsid w:val="002B4FFA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HTML1">
    <w:name w:val="HTML Code"/>
    <w:basedOn w:val="a3"/>
    <w:uiPriority w:val="99"/>
    <w:semiHidden/>
    <w:unhideWhenUsed/>
    <w:rsid w:val="002B4FFA"/>
    <w:rPr>
      <w:rFonts w:ascii="Courier New" w:eastAsia="Times New Roman" w:hAnsi="Courier New" w:cs="Courier New"/>
      <w:sz w:val="20"/>
      <w:szCs w:val="20"/>
    </w:rPr>
  </w:style>
  <w:style w:type="paragraph" w:styleId="a">
    <w:name w:val="List Bullet"/>
    <w:basedOn w:val="a2"/>
    <w:uiPriority w:val="99"/>
    <w:unhideWhenUsed/>
    <w:rsid w:val="002B4FFA"/>
    <w:pPr>
      <w:numPr>
        <w:numId w:val="4"/>
      </w:numPr>
    </w:pPr>
  </w:style>
  <w:style w:type="paragraph" w:styleId="afff0">
    <w:name w:val="Normal (Web)"/>
    <w:basedOn w:val="a2"/>
    <w:uiPriority w:val="99"/>
    <w:unhideWhenUsed/>
    <w:rsid w:val="002B4FF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ff1">
    <w:name w:val="ОСНОВНОЙ ТЕКС"/>
    <w:basedOn w:val="a2"/>
    <w:link w:val="afff2"/>
    <w:qFormat/>
    <w:rsid w:val="002B4FFA"/>
    <w:pPr>
      <w:ind w:firstLine="709"/>
      <w:contextualSpacing w:val="0"/>
    </w:pPr>
  </w:style>
  <w:style w:type="character" w:customStyle="1" w:styleId="afff2">
    <w:name w:val="ОСНОВНОЙ ТЕКС Знак"/>
    <w:basedOn w:val="a3"/>
    <w:link w:val="afff1"/>
    <w:rsid w:val="002B4FFA"/>
    <w:rPr>
      <w:rFonts w:ascii="Times New Roman" w:eastAsiaTheme="minorHAnsi" w:hAnsi="Times New Roman" w:cstheme="minorBidi"/>
      <w:sz w:val="28"/>
      <w:lang w:val="ru-RU"/>
    </w:rPr>
  </w:style>
  <w:style w:type="character" w:styleId="HTML2">
    <w:name w:val="HTML Typewriter"/>
    <w:basedOn w:val="a3"/>
    <w:uiPriority w:val="99"/>
    <w:semiHidden/>
    <w:unhideWhenUsed/>
    <w:rsid w:val="002B4FFA"/>
    <w:rPr>
      <w:rFonts w:ascii="Courier New" w:eastAsia="Times New Roman" w:hAnsi="Courier New" w:cs="Courier New"/>
      <w:sz w:val="20"/>
      <w:szCs w:val="20"/>
    </w:rPr>
  </w:style>
  <w:style w:type="paragraph" w:customStyle="1" w:styleId="afff3">
    <w:name w:val="Подпись под рисунком"/>
    <w:next w:val="a2"/>
    <w:link w:val="afff4"/>
    <w:qFormat/>
    <w:rsid w:val="00E1672C"/>
    <w:pPr>
      <w:spacing w:before="120" w:after="160" w:line="259" w:lineRule="auto"/>
      <w:ind w:firstLine="709"/>
      <w:jc w:val="center"/>
    </w:pPr>
    <w:rPr>
      <w:rFonts w:ascii="Times New Roman" w:eastAsiaTheme="minorHAnsi" w:hAnsi="Times New Roman" w:cstheme="minorBidi"/>
      <w:i/>
      <w:sz w:val="28"/>
      <w:lang w:val="ru-RU"/>
    </w:rPr>
  </w:style>
  <w:style w:type="character" w:customStyle="1" w:styleId="afff4">
    <w:name w:val="Подпись под рисунком Знак"/>
    <w:basedOn w:val="a3"/>
    <w:link w:val="afff3"/>
    <w:rsid w:val="00E1672C"/>
    <w:rPr>
      <w:rFonts w:ascii="Times New Roman" w:eastAsiaTheme="minorHAnsi" w:hAnsi="Times New Roman" w:cstheme="minorBidi"/>
      <w:i/>
      <w:sz w:val="28"/>
      <w:lang w:val="ru-RU"/>
    </w:rPr>
  </w:style>
  <w:style w:type="paragraph" w:customStyle="1" w:styleId="afff5">
    <w:name w:val="Подразделы"/>
    <w:basedOn w:val="a2"/>
    <w:link w:val="afff6"/>
    <w:autoRedefine/>
    <w:qFormat/>
    <w:rsid w:val="002B4FFA"/>
    <w:pPr>
      <w:tabs>
        <w:tab w:val="left" w:pos="0"/>
      </w:tabs>
      <w:spacing w:before="240" w:after="100" w:afterAutospacing="1"/>
      <w:ind w:firstLine="708"/>
      <w:outlineLvl w:val="2"/>
    </w:pPr>
    <w:rPr>
      <w:b/>
    </w:rPr>
  </w:style>
  <w:style w:type="character" w:customStyle="1" w:styleId="afff6">
    <w:name w:val="Подразделы Знак"/>
    <w:basedOn w:val="a3"/>
    <w:link w:val="afff5"/>
    <w:rsid w:val="002B4FFA"/>
    <w:rPr>
      <w:rFonts w:ascii="Times New Roman" w:eastAsiaTheme="minorHAnsi" w:hAnsi="Times New Roman" w:cstheme="minorBidi"/>
      <w:b/>
      <w:sz w:val="28"/>
      <w:lang w:val="ru-RU"/>
    </w:rPr>
  </w:style>
  <w:style w:type="paragraph" w:customStyle="1" w:styleId="15">
    <w:name w:val="Стиль1"/>
    <w:basedOn w:val="aff7"/>
    <w:link w:val="16"/>
    <w:qFormat/>
    <w:rsid w:val="002B4FFA"/>
  </w:style>
  <w:style w:type="character" w:customStyle="1" w:styleId="16">
    <w:name w:val="Стиль1 Знак"/>
    <w:basedOn w:val="aff8"/>
    <w:link w:val="15"/>
    <w:rsid w:val="002B4FFA"/>
    <w:rPr>
      <w:rFonts w:ascii="Courier New" w:eastAsia="Times New Roman" w:hAnsi="Courier New" w:cs="Courier New"/>
      <w:sz w:val="24"/>
      <w:szCs w:val="20"/>
      <w:lang w:val="ru-RU" w:eastAsia="ru-RU"/>
    </w:rPr>
  </w:style>
  <w:style w:type="paragraph" w:styleId="afff7">
    <w:name w:val="annotation text"/>
    <w:basedOn w:val="a2"/>
    <w:link w:val="afff8"/>
    <w:uiPriority w:val="99"/>
    <w:semiHidden/>
    <w:unhideWhenUsed/>
    <w:rsid w:val="002B4FFA"/>
    <w:pPr>
      <w:spacing w:line="240" w:lineRule="auto"/>
    </w:pPr>
    <w:rPr>
      <w:sz w:val="20"/>
      <w:szCs w:val="20"/>
    </w:rPr>
  </w:style>
  <w:style w:type="character" w:customStyle="1" w:styleId="afff8">
    <w:name w:val="Текст примечания Знак"/>
    <w:basedOn w:val="a3"/>
    <w:link w:val="afff7"/>
    <w:uiPriority w:val="99"/>
    <w:semiHidden/>
    <w:rsid w:val="002B4FFA"/>
    <w:rPr>
      <w:rFonts w:ascii="Times New Roman" w:eastAsiaTheme="minorHAnsi" w:hAnsi="Times New Roman" w:cstheme="minorBidi"/>
      <w:sz w:val="20"/>
      <w:szCs w:val="20"/>
      <w:lang w:val="ru-RU"/>
    </w:rPr>
  </w:style>
  <w:style w:type="paragraph" w:customStyle="1" w:styleId="afff9">
    <w:name w:val="ТекстКурсовойПроект"/>
    <w:basedOn w:val="a2"/>
    <w:link w:val="afffa"/>
    <w:qFormat/>
    <w:rsid w:val="002B4FFA"/>
    <w:pPr>
      <w:ind w:firstLine="709"/>
    </w:pPr>
    <w:rPr>
      <w:rFonts w:cs="Times New Roman"/>
      <w:szCs w:val="28"/>
    </w:rPr>
  </w:style>
  <w:style w:type="character" w:customStyle="1" w:styleId="afffa">
    <w:name w:val="ТекстКурсовойПроект Знак"/>
    <w:basedOn w:val="a3"/>
    <w:link w:val="afff9"/>
    <w:rsid w:val="002B4FFA"/>
    <w:rPr>
      <w:rFonts w:ascii="Times New Roman" w:eastAsiaTheme="minorHAnsi" w:hAnsi="Times New Roman"/>
      <w:sz w:val="28"/>
      <w:szCs w:val="28"/>
      <w:lang w:val="ru-RU"/>
    </w:rPr>
  </w:style>
  <w:style w:type="paragraph" w:styleId="afffb">
    <w:name w:val="annotation subject"/>
    <w:basedOn w:val="afff7"/>
    <w:next w:val="afff7"/>
    <w:link w:val="afffc"/>
    <w:uiPriority w:val="99"/>
    <w:semiHidden/>
    <w:unhideWhenUsed/>
    <w:rsid w:val="002B4FFA"/>
    <w:rPr>
      <w:b/>
      <w:bCs/>
    </w:rPr>
  </w:style>
  <w:style w:type="character" w:customStyle="1" w:styleId="afffc">
    <w:name w:val="Тема примечания Знак"/>
    <w:basedOn w:val="afff8"/>
    <w:link w:val="afffb"/>
    <w:uiPriority w:val="99"/>
    <w:semiHidden/>
    <w:rsid w:val="002B4FFA"/>
    <w:rPr>
      <w:rFonts w:ascii="Times New Roman" w:eastAsiaTheme="minorHAnsi" w:hAnsi="Times New Roman" w:cstheme="minorBidi"/>
      <w:b/>
      <w:bCs/>
      <w:sz w:val="20"/>
      <w:szCs w:val="20"/>
      <w:lang w:val="ru-RU"/>
    </w:rPr>
  </w:style>
  <w:style w:type="paragraph" w:customStyle="1" w:styleId="21">
    <w:name w:val="2.1 Раздел"/>
    <w:basedOn w:val="11"/>
    <w:next w:val="a2"/>
    <w:link w:val="210"/>
    <w:qFormat/>
    <w:rsid w:val="00AF36A1"/>
    <w:pPr>
      <w:numPr>
        <w:numId w:val="6"/>
      </w:numPr>
    </w:pPr>
  </w:style>
  <w:style w:type="character" w:customStyle="1" w:styleId="210">
    <w:name w:val="2.1 Раздел Знак"/>
    <w:basedOn w:val="110"/>
    <w:link w:val="21"/>
    <w:rsid w:val="00AF36A1"/>
    <w:rPr>
      <w:rFonts w:ascii="Times New Roman" w:eastAsiaTheme="majorEastAsia" w:hAnsi="Times New Roman" w:cstheme="majorBidi"/>
      <w:b/>
      <w:sz w:val="32"/>
      <w:szCs w:val="32"/>
      <w:lang w:val="ru-RU"/>
    </w:rPr>
  </w:style>
  <w:style w:type="paragraph" w:customStyle="1" w:styleId="141">
    <w:name w:val="1.4.1 Раздел"/>
    <w:basedOn w:val="11"/>
    <w:link w:val="1410"/>
    <w:qFormat/>
    <w:rsid w:val="008B511F"/>
    <w:pPr>
      <w:numPr>
        <w:numId w:val="9"/>
      </w:numPr>
      <w:ind w:left="2704" w:hanging="357"/>
      <w:outlineLvl w:val="2"/>
    </w:pPr>
    <w:rPr>
      <w:sz w:val="28"/>
      <w:lang w:val="en-US"/>
    </w:rPr>
  </w:style>
  <w:style w:type="paragraph" w:customStyle="1" w:styleId="afffd">
    <w:name w:val="Подпись листинга"/>
    <w:basedOn w:val="afff3"/>
    <w:link w:val="afffe"/>
    <w:qFormat/>
    <w:rsid w:val="00212C5B"/>
    <w:pPr>
      <w:jc w:val="right"/>
    </w:pPr>
  </w:style>
  <w:style w:type="character" w:customStyle="1" w:styleId="1410">
    <w:name w:val="1.4.1 Раздел Знак"/>
    <w:basedOn w:val="a3"/>
    <w:link w:val="141"/>
    <w:rsid w:val="008B511F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afffe">
    <w:name w:val="Подпись листинга Знак"/>
    <w:basedOn w:val="afff4"/>
    <w:link w:val="afffd"/>
    <w:rsid w:val="00212C5B"/>
    <w:rPr>
      <w:rFonts w:ascii="Times New Roman" w:eastAsiaTheme="minorHAnsi" w:hAnsi="Times New Roman" w:cstheme="minorBidi"/>
      <w:i/>
      <w:sz w:val="28"/>
      <w:lang w:val="ru-RU"/>
    </w:rPr>
  </w:style>
  <w:style w:type="paragraph" w:styleId="affff">
    <w:name w:val="Revision"/>
    <w:hidden/>
    <w:uiPriority w:val="99"/>
    <w:semiHidden/>
    <w:rsid w:val="0000120B"/>
    <w:rPr>
      <w:rFonts w:ascii="Times New Roman" w:eastAsiaTheme="minorHAnsi" w:hAnsi="Times New Roman" w:cstheme="minorBidi"/>
      <w:sz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37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7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microsoft.com/office/2011/relationships/people" Target="peop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MF~1.LOG\AppData\Local\Temp\Rar$DIa2432.45806\coursework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Классическая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943648-DA67-4872-A6B4-9ECE43ABDD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coursework.dotx</Template>
  <TotalTime>877</TotalTime>
  <Pages>42</Pages>
  <Words>10443</Words>
  <Characters>59526</Characters>
  <Application>Microsoft Office Word</Application>
  <DocSecurity>0</DocSecurity>
  <Lines>496</Lines>
  <Paragraphs>139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Логвиненко Антон</dc:creator>
  <cp:lastModifiedBy>AdminNB</cp:lastModifiedBy>
  <cp:revision>463</cp:revision>
  <dcterms:created xsi:type="dcterms:W3CDTF">2023-05-09T18:56:00Z</dcterms:created>
  <dcterms:modified xsi:type="dcterms:W3CDTF">2023-05-10T20:23:00Z</dcterms:modified>
</cp:coreProperties>
</file>